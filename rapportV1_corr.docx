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14A2" w:rsidRDefault="00664F49">
      <w:pPr>
        <w:pStyle w:val="Sous-titr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36"/>
          <w:szCs w:val="36"/>
        </w:rPr>
      </w:pPr>
      <w:r>
        <w:rPr>
          <w:sz w:val="36"/>
          <w:szCs w:val="36"/>
        </w:rPr>
        <w:t>Institut National des Langues et Civilisations Orientales</w:t>
      </w:r>
    </w:p>
    <w:p w:rsidR="008114A2" w:rsidRDefault="00664F49">
      <w:pPr>
        <w:pStyle w:val="Corps"/>
        <w:rPr>
          <w:b/>
          <w:bCs/>
        </w:rPr>
      </w:pPr>
      <w:r>
        <w:rPr>
          <w:b/>
          <w:bCs/>
          <w:noProof/>
        </w:rPr>
        <w:drawing>
          <wp:anchor distT="152400" distB="152400" distL="152400" distR="152400" simplePos="0" relativeHeight="251670528" behindDoc="0" locked="0" layoutInCell="1" allowOverlap="1">
            <wp:simplePos x="0" y="0"/>
            <wp:positionH relativeFrom="margin">
              <wp:posOffset>1276349</wp:posOffset>
            </wp:positionH>
            <wp:positionV relativeFrom="line">
              <wp:posOffset>337640</wp:posOffset>
            </wp:positionV>
            <wp:extent cx="3571298" cy="1313500"/>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8">
                      <a:extLst/>
                    </a:blip>
                    <a:stretch>
                      <a:fillRect/>
                    </a:stretch>
                  </pic:blipFill>
                  <pic:spPr>
                    <a:xfrm>
                      <a:off x="0" y="0"/>
                      <a:ext cx="3571298" cy="1313500"/>
                    </a:xfrm>
                    <a:prstGeom prst="rect">
                      <a:avLst/>
                    </a:prstGeom>
                    <a:ln w="12700" cap="flat">
                      <a:noFill/>
                      <a:miter lim="400000"/>
                    </a:ln>
                    <a:effectLst/>
                  </pic:spPr>
                </pic:pic>
              </a:graphicData>
            </a:graphic>
          </wp:anchor>
        </w:drawing>
      </w:r>
    </w:p>
    <w:p w:rsidR="008114A2" w:rsidRDefault="008114A2">
      <w:pPr>
        <w:pStyle w:val="Corps"/>
        <w:rPr>
          <w:b/>
          <w:bCs/>
        </w:rPr>
      </w:pPr>
    </w:p>
    <w:p w:rsidR="008114A2" w:rsidRDefault="00664F49">
      <w:pPr>
        <w:pStyle w:val="Titre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pPr>
      <w:r>
        <w:t>Programmation itérative et récursive</w:t>
      </w:r>
      <w:r>
        <w:br/>
      </w:r>
    </w:p>
    <w:p w:rsidR="008114A2" w:rsidRDefault="00664F49">
      <w:pPr>
        <w:pStyle w:val="Titre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pPr>
      <w:r>
        <w:rPr>
          <w:rStyle w:val="Aucun"/>
          <w:b w:val="0"/>
          <w:bCs w:val="0"/>
        </w:rPr>
        <w:t>Projet de fin de semestre</w:t>
      </w:r>
    </w:p>
    <w:p w:rsidR="008114A2" w:rsidRDefault="008114A2">
      <w:pPr>
        <w:pStyle w:val="Corps"/>
        <w:rPr>
          <w:b/>
          <w:bCs/>
        </w:rPr>
      </w:pPr>
    </w:p>
    <w:p w:rsidR="008114A2" w:rsidRDefault="008114A2">
      <w:pPr>
        <w:pStyle w:val="Corps"/>
        <w:rPr>
          <w:b/>
          <w:bCs/>
        </w:rPr>
      </w:pPr>
    </w:p>
    <w:p w:rsidR="008114A2" w:rsidRDefault="008114A2">
      <w:pPr>
        <w:pStyle w:val="Corps"/>
        <w:rPr>
          <w:b/>
          <w:bCs/>
        </w:rPr>
      </w:pPr>
    </w:p>
    <w:p w:rsidR="008114A2" w:rsidRDefault="00664F49">
      <w:pPr>
        <w:pStyle w:val="Titre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b/>
          <w:bCs/>
        </w:rPr>
      </w:pPr>
      <w:r>
        <w:rPr>
          <w:b/>
          <w:bCs/>
        </w:rPr>
        <w:t xml:space="preserve"> </w:t>
      </w:r>
      <w:r>
        <w:rPr>
          <w:rStyle w:val="Aucun"/>
          <w:sz w:val="42"/>
          <w:szCs w:val="42"/>
        </w:rPr>
        <w:t>Annotation de recettes de cuisine et calcul de leur complexité en temps et en espace</w:t>
      </w:r>
    </w:p>
    <w:p w:rsidR="008114A2" w:rsidRDefault="008114A2">
      <w:pPr>
        <w:pStyle w:val="Titre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b/>
          <w:bCs/>
        </w:rPr>
      </w:pPr>
    </w:p>
    <w:p w:rsidR="008114A2" w:rsidRDefault="008114A2">
      <w:pPr>
        <w:pStyle w:val="Corps"/>
      </w:pPr>
    </w:p>
    <w:p w:rsidR="008114A2" w:rsidRDefault="008114A2">
      <w:pPr>
        <w:pStyle w:val="Corps"/>
      </w:pPr>
    </w:p>
    <w:p w:rsidR="008114A2" w:rsidRDefault="008114A2">
      <w:pPr>
        <w:pStyle w:val="Corps"/>
      </w:pPr>
    </w:p>
    <w:p w:rsidR="008114A2" w:rsidRDefault="008114A2">
      <w:pPr>
        <w:pStyle w:val="Corps"/>
      </w:pPr>
    </w:p>
    <w:p w:rsidR="008114A2" w:rsidRDefault="008114A2">
      <w:pPr>
        <w:pStyle w:val="Corps"/>
      </w:pPr>
    </w:p>
    <w:p w:rsidR="008114A2" w:rsidRPr="004F7743" w:rsidRDefault="00664F49">
      <w:pPr>
        <w:pStyle w:val="Corps"/>
        <w:rPr>
          <w:sz w:val="26"/>
          <w:szCs w:val="26"/>
          <w:lang w:val="en-US"/>
        </w:rPr>
      </w:pPr>
      <w:r w:rsidRPr="004F7743">
        <w:rPr>
          <w:sz w:val="26"/>
          <w:szCs w:val="26"/>
          <w:lang w:val="en-US"/>
        </w:rPr>
        <w:t>PODER Solveig - M2 IM</w:t>
      </w:r>
      <w:r w:rsidRPr="004F7743">
        <w:rPr>
          <w:sz w:val="26"/>
          <w:szCs w:val="26"/>
          <w:lang w:val="en-US"/>
        </w:rPr>
        <w:br/>
      </w:r>
      <w:r w:rsidRPr="004F7743">
        <w:rPr>
          <w:sz w:val="26"/>
          <w:szCs w:val="26"/>
          <w:lang w:val="en-US"/>
        </w:rPr>
        <w:tab/>
        <w:t>REY Camille - M2 IM</w:t>
      </w:r>
    </w:p>
    <w:p w:rsidR="008114A2" w:rsidRPr="004F7743" w:rsidRDefault="008114A2">
      <w:pPr>
        <w:pStyle w:val="Corps"/>
        <w:rPr>
          <w:sz w:val="26"/>
          <w:szCs w:val="26"/>
          <w:lang w:val="en-US"/>
        </w:rPr>
      </w:pPr>
    </w:p>
    <w:p w:rsidR="008114A2" w:rsidRDefault="004F7743">
      <w:pPr>
        <w:pStyle w:val="Corps"/>
        <w:jc w:val="center"/>
      </w:pPr>
      <w:ins w:id="0" w:author="Solveig Poder" w:date="2021-05-14T11:48:00Z">
        <w:r>
          <w:rPr>
            <w:sz w:val="26"/>
            <w:szCs w:val="26"/>
          </w:rPr>
          <w:t>A</w:t>
        </w:r>
      </w:ins>
      <w:del w:id="1" w:author="Solveig Poder" w:date="2021-05-14T11:48:00Z">
        <w:r w:rsidR="00664F49" w:rsidDel="004F7743">
          <w:rPr>
            <w:sz w:val="26"/>
            <w:szCs w:val="26"/>
          </w:rPr>
          <w:delText>a</w:delText>
        </w:r>
      </w:del>
      <w:r w:rsidR="00664F49">
        <w:rPr>
          <w:sz w:val="26"/>
          <w:szCs w:val="26"/>
        </w:rPr>
        <w:t>nnée universitaire 2020/2021</w:t>
      </w:r>
      <w:r w:rsidR="00664F49">
        <w:rPr>
          <w:rFonts w:ascii="Arial Unicode MS" w:hAnsi="Arial Unicode MS"/>
          <w:sz w:val="26"/>
          <w:szCs w:val="26"/>
        </w:rPr>
        <w:br w:type="page"/>
      </w:r>
    </w:p>
    <w:p w:rsidR="008114A2" w:rsidRDefault="00664F49">
      <w:pPr>
        <w:pStyle w:val="Titre"/>
      </w:pPr>
      <w:r>
        <w:lastRenderedPageBreak/>
        <w:t>Sommaire</w:t>
      </w:r>
    </w:p>
    <w:bookmarkStart w:id="2" w:name="_TOCRange"/>
    <w:p w:rsidR="008114A2" w:rsidRDefault="00664F49">
      <w:pPr>
        <w:pStyle w:val="Titre"/>
      </w:pPr>
      <w:r>
        <w:fldChar w:fldCharType="begin"/>
      </w:r>
      <w:r>
        <w:instrText xml:space="preserve"> TOC \t "Title, 1,Titre 2, 2,Titre 3, 3"\b _TOCRange </w:instrText>
      </w:r>
      <w:r>
        <w:fldChar w:fldCharType="separate"/>
      </w:r>
    </w:p>
    <w:p w:rsidR="008114A2" w:rsidRDefault="00664F49">
      <w:pPr>
        <w:pStyle w:val="TM1"/>
      </w:pPr>
      <w:r>
        <w:t>I. Introduction</w:t>
      </w:r>
      <w:r>
        <w:tab/>
      </w:r>
      <w:r>
        <w:fldChar w:fldCharType="begin"/>
      </w:r>
      <w:r>
        <w:instrText xml:space="preserve"> PAGEREF _Toc \h </w:instrText>
      </w:r>
      <w:r>
        <w:fldChar w:fldCharType="separate"/>
      </w:r>
      <w:r>
        <w:t>3</w:t>
      </w:r>
      <w:r>
        <w:fldChar w:fldCharType="end"/>
      </w:r>
    </w:p>
    <w:p w:rsidR="008114A2" w:rsidRDefault="00664F49">
      <w:pPr>
        <w:pStyle w:val="TM1"/>
      </w:pPr>
      <w:r>
        <w:rPr>
          <w:rtl/>
        </w:rPr>
        <w:t>II. État de l’art</w:t>
      </w:r>
      <w:r>
        <w:rPr>
          <w:rtl/>
        </w:rPr>
        <w:tab/>
      </w:r>
      <w:r>
        <w:fldChar w:fldCharType="begin"/>
      </w:r>
      <w:r>
        <w:instrText xml:space="preserve"> PAGEREF _Toc1 \h </w:instrText>
      </w:r>
      <w:r>
        <w:fldChar w:fldCharType="separate"/>
      </w:r>
      <w:r>
        <w:t>4</w:t>
      </w:r>
      <w:r>
        <w:fldChar w:fldCharType="end"/>
      </w:r>
    </w:p>
    <w:p w:rsidR="008114A2" w:rsidRDefault="00664F49">
      <w:pPr>
        <w:pStyle w:val="TM1"/>
      </w:pPr>
      <w:r>
        <w:t>III. Méthodologie</w:t>
      </w:r>
      <w:r>
        <w:tab/>
      </w:r>
      <w:r>
        <w:fldChar w:fldCharType="begin"/>
      </w:r>
      <w:r>
        <w:instrText xml:space="preserve"> PAGEREF _Toc2 \h </w:instrText>
      </w:r>
      <w:r>
        <w:fldChar w:fldCharType="separate"/>
      </w:r>
      <w:r>
        <w:t>5</w:t>
      </w:r>
      <w:r>
        <w:fldChar w:fldCharType="end"/>
      </w:r>
    </w:p>
    <w:p w:rsidR="008114A2" w:rsidRDefault="00664F49">
      <w:pPr>
        <w:pStyle w:val="TM2"/>
        <w:numPr>
          <w:ilvl w:val="0"/>
          <w:numId w:val="1"/>
        </w:numPr>
      </w:pPr>
      <w:r>
        <w:t>Méthodologie globale</w:t>
      </w:r>
      <w:r>
        <w:tab/>
      </w:r>
      <w:r>
        <w:fldChar w:fldCharType="begin"/>
      </w:r>
      <w:r>
        <w:instrText xml:space="preserve"> PAGEREF _Toc3 \h </w:instrText>
      </w:r>
      <w:r>
        <w:fldChar w:fldCharType="separate"/>
      </w:r>
      <w:r>
        <w:t>5</w:t>
      </w:r>
      <w:r>
        <w:fldChar w:fldCharType="end"/>
      </w:r>
    </w:p>
    <w:p w:rsidR="008114A2" w:rsidRDefault="00664F49">
      <w:pPr>
        <w:pStyle w:val="TM2"/>
        <w:numPr>
          <w:ilvl w:val="0"/>
          <w:numId w:val="2"/>
        </w:numPr>
        <w:rPr>
          <w:lang w:val="it-IT"/>
        </w:rPr>
      </w:pPr>
      <w:r>
        <w:t>Création des lexiques</w:t>
      </w:r>
      <w:r>
        <w:tab/>
      </w:r>
      <w:r>
        <w:fldChar w:fldCharType="begin"/>
      </w:r>
      <w:r>
        <w:instrText xml:space="preserve"> PAGEREF _Toc4 \h </w:instrText>
      </w:r>
      <w:r>
        <w:fldChar w:fldCharType="separate"/>
      </w:r>
      <w:r>
        <w:t>6</w:t>
      </w:r>
      <w:r>
        <w:fldChar w:fldCharType="end"/>
      </w:r>
    </w:p>
    <w:p w:rsidR="008114A2" w:rsidRDefault="00664F49">
      <w:pPr>
        <w:pStyle w:val="TM3"/>
      </w:pPr>
      <w:r>
        <w:rPr>
          <w:lang w:val="en-US"/>
        </w:rPr>
        <w:t>2.1 Lexique des ingrédients</w:t>
      </w:r>
      <w:r>
        <w:rPr>
          <w:lang w:val="en-US"/>
        </w:rPr>
        <w:tab/>
      </w:r>
      <w:r>
        <w:fldChar w:fldCharType="begin"/>
      </w:r>
      <w:r>
        <w:instrText xml:space="preserve"> PAGEREF _Toc5 \h </w:instrText>
      </w:r>
      <w:r>
        <w:fldChar w:fldCharType="separate"/>
      </w:r>
      <w:r>
        <w:t>6</w:t>
      </w:r>
      <w:r>
        <w:fldChar w:fldCharType="end"/>
      </w:r>
    </w:p>
    <w:p w:rsidR="008114A2" w:rsidRDefault="00664F49">
      <w:pPr>
        <w:pStyle w:val="TM3"/>
      </w:pPr>
      <w:r>
        <w:t>2.2 Lexique des opérations culinaires</w:t>
      </w:r>
      <w:r>
        <w:tab/>
      </w:r>
      <w:r>
        <w:fldChar w:fldCharType="begin"/>
      </w:r>
      <w:r>
        <w:instrText xml:space="preserve"> PAGEREF _Toc6 \h </w:instrText>
      </w:r>
      <w:r>
        <w:fldChar w:fldCharType="separate"/>
      </w:r>
      <w:r>
        <w:t>9</w:t>
      </w:r>
      <w:r>
        <w:fldChar w:fldCharType="end"/>
      </w:r>
    </w:p>
    <w:p w:rsidR="008114A2" w:rsidRDefault="00664F49">
      <w:pPr>
        <w:pStyle w:val="TM2"/>
        <w:numPr>
          <w:ilvl w:val="0"/>
          <w:numId w:val="3"/>
        </w:numPr>
      </w:pPr>
      <w:r>
        <w:t>Annotation des recettes</w:t>
      </w:r>
      <w:r>
        <w:tab/>
      </w:r>
      <w:r>
        <w:fldChar w:fldCharType="begin"/>
      </w:r>
      <w:r>
        <w:instrText xml:space="preserve"> PAGEREF _Toc7 \h </w:instrText>
      </w:r>
      <w:r>
        <w:fldChar w:fldCharType="separate"/>
      </w:r>
      <w:r>
        <w:t>10</w:t>
      </w:r>
      <w:r>
        <w:fldChar w:fldCharType="end"/>
      </w:r>
    </w:p>
    <w:p w:rsidR="008114A2" w:rsidRDefault="00664F49">
      <w:pPr>
        <w:pStyle w:val="TM3"/>
      </w:pPr>
      <w:r>
        <w:t>3.1 Annotation des ingrédients et opérations</w:t>
      </w:r>
      <w:r>
        <w:tab/>
      </w:r>
      <w:r>
        <w:fldChar w:fldCharType="begin"/>
      </w:r>
      <w:r>
        <w:instrText xml:space="preserve"> PAGEREF _Toc8 \h </w:instrText>
      </w:r>
      <w:r>
        <w:fldChar w:fldCharType="separate"/>
      </w:r>
      <w:r>
        <w:t>11</w:t>
      </w:r>
      <w:r>
        <w:fldChar w:fldCharType="end"/>
      </w:r>
    </w:p>
    <w:p w:rsidR="008114A2" w:rsidRDefault="00664F49">
      <w:pPr>
        <w:pStyle w:val="TM3"/>
      </w:pPr>
      <w:r>
        <w:t>3.2 Ajout des informations de quantités</w:t>
      </w:r>
      <w:r>
        <w:tab/>
      </w:r>
      <w:r>
        <w:fldChar w:fldCharType="begin"/>
      </w:r>
      <w:r>
        <w:instrText xml:space="preserve"> PAGEREF _Toc9 \h </w:instrText>
      </w:r>
      <w:r>
        <w:fldChar w:fldCharType="separate"/>
      </w:r>
      <w:r>
        <w:t>13</w:t>
      </w:r>
      <w:r>
        <w:fldChar w:fldCharType="end"/>
      </w:r>
    </w:p>
    <w:p w:rsidR="008114A2" w:rsidRDefault="00664F49">
      <w:pPr>
        <w:pStyle w:val="TM2"/>
        <w:numPr>
          <w:ilvl w:val="0"/>
          <w:numId w:val="4"/>
        </w:numPr>
      </w:pPr>
      <w:r>
        <w:t>Calcul des complexités</w:t>
      </w:r>
      <w:r>
        <w:tab/>
      </w:r>
      <w:r>
        <w:fldChar w:fldCharType="begin"/>
      </w:r>
      <w:r>
        <w:instrText xml:space="preserve"> PAGEREF _Toc10 \h </w:instrText>
      </w:r>
      <w:r>
        <w:fldChar w:fldCharType="separate"/>
      </w:r>
      <w:r>
        <w:t>16</w:t>
      </w:r>
      <w:r>
        <w:fldChar w:fldCharType="end"/>
      </w:r>
    </w:p>
    <w:p w:rsidR="008114A2" w:rsidRDefault="00664F49">
      <w:pPr>
        <w:pStyle w:val="TM3"/>
      </w:pPr>
      <w:r>
        <w:t>4.1 Complexité en temps</w:t>
      </w:r>
      <w:r>
        <w:tab/>
      </w:r>
      <w:r>
        <w:fldChar w:fldCharType="begin"/>
      </w:r>
      <w:r>
        <w:instrText xml:space="preserve"> PAGEREF _Toc11 \h </w:instrText>
      </w:r>
      <w:r>
        <w:fldChar w:fldCharType="separate"/>
      </w:r>
      <w:r>
        <w:t>17</w:t>
      </w:r>
      <w:r>
        <w:fldChar w:fldCharType="end"/>
      </w:r>
    </w:p>
    <w:p w:rsidR="008114A2" w:rsidRDefault="00664F49">
      <w:pPr>
        <w:pStyle w:val="TM3"/>
      </w:pPr>
      <w:r>
        <w:t>4.2 Complexité en espace</w:t>
      </w:r>
      <w:r>
        <w:tab/>
      </w:r>
      <w:r>
        <w:fldChar w:fldCharType="begin"/>
      </w:r>
      <w:r>
        <w:instrText xml:space="preserve"> PAGEREF _Toc12 \h </w:instrText>
      </w:r>
      <w:r>
        <w:fldChar w:fldCharType="separate"/>
      </w:r>
      <w:r>
        <w:t>19</w:t>
      </w:r>
      <w:r>
        <w:fldChar w:fldCharType="end"/>
      </w:r>
    </w:p>
    <w:p w:rsidR="008114A2" w:rsidRDefault="00664F49">
      <w:pPr>
        <w:pStyle w:val="TM1"/>
      </w:pPr>
      <w:r>
        <w:t>IV. Evaluation et analyses</w:t>
      </w:r>
      <w:r>
        <w:tab/>
      </w:r>
      <w:r>
        <w:fldChar w:fldCharType="begin"/>
      </w:r>
      <w:r>
        <w:instrText xml:space="preserve"> PAGEREF _Toc13 \h </w:instrText>
      </w:r>
      <w:r>
        <w:fldChar w:fldCharType="separate"/>
      </w:r>
      <w:r>
        <w:t>20</w:t>
      </w:r>
      <w:r>
        <w:fldChar w:fldCharType="end"/>
      </w:r>
    </w:p>
    <w:p w:rsidR="008114A2" w:rsidRDefault="00664F49">
      <w:pPr>
        <w:pStyle w:val="TM2"/>
        <w:numPr>
          <w:ilvl w:val="0"/>
          <w:numId w:val="5"/>
        </w:numPr>
      </w:pPr>
      <w:r w:rsidRPr="004F7743">
        <w:t>Evaluation de la reconnaissance d’ingrédients</w:t>
      </w:r>
      <w:r w:rsidRPr="004F7743">
        <w:tab/>
      </w:r>
      <w:r>
        <w:fldChar w:fldCharType="begin"/>
      </w:r>
      <w:r>
        <w:instrText xml:space="preserve"> PAGEREF _Toc14 \h </w:instrText>
      </w:r>
      <w:r>
        <w:fldChar w:fldCharType="separate"/>
      </w:r>
      <w:r>
        <w:t>20</w:t>
      </w:r>
      <w:r>
        <w:fldChar w:fldCharType="end"/>
      </w:r>
    </w:p>
    <w:p w:rsidR="008114A2" w:rsidRDefault="00664F49">
      <w:pPr>
        <w:pStyle w:val="TM2"/>
        <w:numPr>
          <w:ilvl w:val="0"/>
          <w:numId w:val="6"/>
        </w:numPr>
        <w:rPr>
          <w:lang w:val="pt-PT"/>
        </w:rPr>
      </w:pPr>
      <w:r>
        <w:t>Corrélation entre complexités et niveau de difficulté</w:t>
      </w:r>
      <w:r>
        <w:tab/>
      </w:r>
      <w:r>
        <w:fldChar w:fldCharType="begin"/>
      </w:r>
      <w:r>
        <w:instrText xml:space="preserve"> PAGEREF _Toc15 \h </w:instrText>
      </w:r>
      <w:r>
        <w:fldChar w:fldCharType="separate"/>
      </w:r>
      <w:r>
        <w:t>22</w:t>
      </w:r>
      <w:r>
        <w:fldChar w:fldCharType="end"/>
      </w:r>
    </w:p>
    <w:p w:rsidR="008114A2" w:rsidRDefault="00664F49">
      <w:pPr>
        <w:pStyle w:val="TM2"/>
        <w:numPr>
          <w:ilvl w:val="0"/>
          <w:numId w:val="7"/>
        </w:numPr>
      </w:pPr>
      <w:r>
        <w:t>Analyse de la complexité en temps d’une fonction du programme</w:t>
      </w:r>
      <w:r>
        <w:tab/>
      </w:r>
      <w:r>
        <w:fldChar w:fldCharType="begin"/>
      </w:r>
      <w:r>
        <w:instrText xml:space="preserve"> PAGEREF _Toc16 \h </w:instrText>
      </w:r>
      <w:r>
        <w:fldChar w:fldCharType="separate"/>
      </w:r>
      <w:r>
        <w:t>22</w:t>
      </w:r>
      <w:r>
        <w:fldChar w:fldCharType="end"/>
      </w:r>
    </w:p>
    <w:p w:rsidR="008114A2" w:rsidRDefault="00664F49">
      <w:pPr>
        <w:pStyle w:val="TM1"/>
      </w:pPr>
      <w:r>
        <w:rPr>
          <w:lang w:val="it-IT"/>
        </w:rPr>
        <w:t>V. Conclusion</w:t>
      </w:r>
      <w:r>
        <w:rPr>
          <w:lang w:val="it-IT"/>
        </w:rPr>
        <w:tab/>
      </w:r>
      <w:r>
        <w:fldChar w:fldCharType="begin"/>
      </w:r>
      <w:r>
        <w:instrText xml:space="preserve"> PAGEREF _Toc17 \h </w:instrText>
      </w:r>
      <w:r>
        <w:fldChar w:fldCharType="separate"/>
      </w:r>
      <w:r>
        <w:t>23</w:t>
      </w:r>
      <w:r>
        <w:fldChar w:fldCharType="end"/>
      </w:r>
    </w:p>
    <w:p w:rsidR="008114A2" w:rsidRDefault="00664F49">
      <w:pPr>
        <w:pStyle w:val="TM1"/>
      </w:pPr>
      <w:r>
        <w:t>VI. Bibliographie</w:t>
      </w:r>
      <w:r>
        <w:tab/>
      </w:r>
      <w:r>
        <w:fldChar w:fldCharType="begin"/>
      </w:r>
      <w:r>
        <w:instrText xml:space="preserve"> PAGEREF _Toc18 \h </w:instrText>
      </w:r>
      <w:r>
        <w:fldChar w:fldCharType="separate"/>
      </w:r>
      <w:r>
        <w:t>23</w:t>
      </w:r>
      <w:r>
        <w:fldChar w:fldCharType="end"/>
      </w:r>
    </w:p>
    <w:p w:rsidR="008114A2" w:rsidRDefault="00664F49">
      <w:pPr>
        <w:pStyle w:val="Titre"/>
      </w:pPr>
      <w:r>
        <w:fldChar w:fldCharType="end"/>
      </w:r>
      <w:r>
        <w:rPr>
          <w:rFonts w:ascii="Arial Unicode MS" w:hAnsi="Arial Unicode MS"/>
        </w:rPr>
        <w:br w:type="page"/>
      </w:r>
    </w:p>
    <w:p w:rsidR="008114A2" w:rsidRDefault="00664F49">
      <w:pPr>
        <w:pStyle w:val="Titre"/>
      </w:pPr>
      <w:bookmarkStart w:id="3" w:name="_Toc"/>
      <w:r>
        <w:lastRenderedPageBreak/>
        <w:t xml:space="preserve">I. </w:t>
      </w:r>
      <w:r>
        <w:rPr>
          <w:rStyle w:val="Aucun"/>
        </w:rPr>
        <w:t>Introduction</w:t>
      </w:r>
      <w:bookmarkEnd w:id="3"/>
    </w:p>
    <w:p w:rsidR="008114A2" w:rsidRDefault="008114A2">
      <w:pPr>
        <w:pStyle w:val="Corps"/>
      </w:pPr>
    </w:p>
    <w:p w:rsidR="008114A2" w:rsidRDefault="00744630">
      <w:pPr>
        <w:pStyle w:val="Corps"/>
      </w:pPr>
      <w:r>
        <w:rPr>
          <w:rStyle w:val="Aucun"/>
        </w:rPr>
        <w:t>L’</w:t>
      </w:r>
      <w:r w:rsidR="00664F49">
        <w:rPr>
          <w:rStyle w:val="Aucun"/>
        </w:rPr>
        <w:t xml:space="preserve">objectif </w:t>
      </w:r>
      <w:r>
        <w:rPr>
          <w:rStyle w:val="Aucun"/>
        </w:rPr>
        <w:t xml:space="preserve">de notre projet était </w:t>
      </w:r>
      <w:r w:rsidR="00664F49">
        <w:rPr>
          <w:rStyle w:val="Aucun"/>
        </w:rPr>
        <w:t>d’écrire un programme permettant de calculer automatiquement la complexité en temps et en espace d</w:t>
      </w:r>
      <w:r w:rsidR="00664F49">
        <w:rPr>
          <w:rStyle w:val="Aucun"/>
          <w:rtl/>
        </w:rPr>
        <w:t>’</w:t>
      </w:r>
      <w:r w:rsidR="00664F49">
        <w:rPr>
          <w:rStyle w:val="Aucun"/>
        </w:rPr>
        <w:t xml:space="preserve">une recette de cuisine. Cette complexité </w:t>
      </w:r>
      <w:r>
        <w:rPr>
          <w:rStyle w:val="Aucun"/>
          <w:lang w:val="it-IT"/>
        </w:rPr>
        <w:t>devai</w:t>
      </w:r>
      <w:r w:rsidR="00E75264">
        <w:rPr>
          <w:rStyle w:val="Aucun"/>
          <w:lang w:val="it-IT"/>
        </w:rPr>
        <w:t xml:space="preserve">t être </w:t>
      </w:r>
      <w:r w:rsidR="00664F49">
        <w:rPr>
          <w:rStyle w:val="Aucun"/>
          <w:lang w:val="it-IT"/>
        </w:rPr>
        <w:t>calcul</w:t>
      </w:r>
      <w:proofErr w:type="spellStart"/>
      <w:r w:rsidR="00664F49">
        <w:rPr>
          <w:rStyle w:val="Aucun"/>
        </w:rPr>
        <w:t>ée</w:t>
      </w:r>
      <w:proofErr w:type="spellEnd"/>
      <w:r w:rsidR="00664F49">
        <w:rPr>
          <w:rStyle w:val="Aucun"/>
        </w:rPr>
        <w:t xml:space="preserve"> à </w:t>
      </w:r>
      <w:r w:rsidR="00664F49">
        <w:rPr>
          <w:rStyle w:val="Aucun"/>
          <w:lang w:val="it-IT"/>
        </w:rPr>
        <w:t>la maniè</w:t>
      </w:r>
      <w:proofErr w:type="spellStart"/>
      <w:r w:rsidR="00664F49">
        <w:rPr>
          <w:rStyle w:val="Aucun"/>
        </w:rPr>
        <w:t>re</w:t>
      </w:r>
      <w:proofErr w:type="spellEnd"/>
      <w:r w:rsidR="00664F49">
        <w:rPr>
          <w:rStyle w:val="Aucun"/>
        </w:rPr>
        <w:t xml:space="preserve"> de la complexité d</w:t>
      </w:r>
      <w:r w:rsidR="00664F49">
        <w:rPr>
          <w:rStyle w:val="Aucun"/>
          <w:rtl/>
        </w:rPr>
        <w:t>’</w:t>
      </w:r>
      <w:r w:rsidR="00664F49">
        <w:rPr>
          <w:rStyle w:val="Aucun"/>
        </w:rPr>
        <w:t>un algorithme</w:t>
      </w:r>
      <w:r>
        <w:rPr>
          <w:rStyle w:val="Aucun"/>
        </w:rPr>
        <w:t>,</w:t>
      </w:r>
      <w:r w:rsidR="00664F49">
        <w:rPr>
          <w:rStyle w:val="Aucun"/>
        </w:rPr>
        <w:t xml:space="preserve"> les données d</w:t>
      </w:r>
      <w:r w:rsidR="00664F49">
        <w:rPr>
          <w:rStyle w:val="Aucun"/>
          <w:rtl/>
        </w:rPr>
        <w:t>’</w:t>
      </w:r>
      <w:r w:rsidR="00664F49">
        <w:rPr>
          <w:rStyle w:val="Aucun"/>
          <w:lang w:val="it-IT"/>
        </w:rPr>
        <w:t>entr</w:t>
      </w:r>
      <w:proofErr w:type="spellStart"/>
      <w:r w:rsidR="00664F49">
        <w:rPr>
          <w:rStyle w:val="Aucun"/>
        </w:rPr>
        <w:t>ée</w:t>
      </w:r>
      <w:proofErr w:type="spellEnd"/>
      <w:r w:rsidR="00664F49">
        <w:rPr>
          <w:rStyle w:val="Aucun"/>
        </w:rPr>
        <w:t xml:space="preserve"> </w:t>
      </w:r>
      <w:r>
        <w:rPr>
          <w:rStyle w:val="Aucun"/>
        </w:rPr>
        <w:t xml:space="preserve">étant </w:t>
      </w:r>
      <w:r w:rsidR="00664F49">
        <w:rPr>
          <w:rStyle w:val="Aucun"/>
        </w:rPr>
        <w:t>les ingrédients, l</w:t>
      </w:r>
      <w:r w:rsidR="00664F49">
        <w:rPr>
          <w:rStyle w:val="Aucun"/>
          <w:rtl/>
        </w:rPr>
        <w:t>’</w:t>
      </w:r>
      <w:r w:rsidR="00664F49">
        <w:rPr>
          <w:rStyle w:val="Aucun"/>
        </w:rPr>
        <w:t>espace mémoire les récipients utilisé</w:t>
      </w:r>
      <w:r w:rsidR="00664F49">
        <w:rPr>
          <w:rStyle w:val="Aucun"/>
          <w:lang w:val="pt-PT"/>
        </w:rPr>
        <w:t>s.</w:t>
      </w:r>
    </w:p>
    <w:p w:rsidR="008114A2" w:rsidRDefault="00664F49">
      <w:pPr>
        <w:pStyle w:val="Corps"/>
      </w:pPr>
      <w:r>
        <w:rPr>
          <w:rStyle w:val="Aucun"/>
        </w:rPr>
        <w:t>Pour cette tâche, nous dispos</w:t>
      </w:r>
      <w:r w:rsidR="00744630">
        <w:rPr>
          <w:rStyle w:val="Aucun"/>
        </w:rPr>
        <w:t>i</w:t>
      </w:r>
      <w:r>
        <w:rPr>
          <w:rStyle w:val="Aucun"/>
        </w:rPr>
        <w:t>ons d</w:t>
      </w:r>
      <w:r>
        <w:rPr>
          <w:rStyle w:val="Aucun"/>
          <w:rtl/>
        </w:rPr>
        <w:t>’</w:t>
      </w:r>
      <w:r>
        <w:rPr>
          <w:rStyle w:val="Aucun"/>
        </w:rPr>
        <w:t xml:space="preserve">un corpus de 23 071 recettes au format XML. Chaque recette </w:t>
      </w:r>
      <w:r w:rsidR="00744630">
        <w:rPr>
          <w:rStyle w:val="Aucun"/>
        </w:rPr>
        <w:t xml:space="preserve">de ce corpus est </w:t>
      </w:r>
      <w:r>
        <w:rPr>
          <w:rStyle w:val="Aucun"/>
        </w:rPr>
        <w:t xml:space="preserve">structurée de la </w:t>
      </w:r>
      <w:proofErr w:type="spellStart"/>
      <w:r>
        <w:rPr>
          <w:rStyle w:val="Aucun"/>
        </w:rPr>
        <w:t>mani</w:t>
      </w:r>
      <w:proofErr w:type="spellEnd"/>
      <w:r>
        <w:rPr>
          <w:rStyle w:val="Aucun"/>
          <w:lang w:val="it-IT"/>
        </w:rPr>
        <w:t>è</w:t>
      </w:r>
      <w:proofErr w:type="spellStart"/>
      <w:r>
        <w:rPr>
          <w:rStyle w:val="Aucun"/>
        </w:rPr>
        <w:t>re</w:t>
      </w:r>
      <w:proofErr w:type="spellEnd"/>
      <w:r>
        <w:rPr>
          <w:rStyle w:val="Aucun"/>
        </w:rPr>
        <w:t xml:space="preserve"> suivante : titre, type, niveau, </w:t>
      </w:r>
      <w:proofErr w:type="spellStart"/>
      <w:r>
        <w:rPr>
          <w:rStyle w:val="Aucun"/>
        </w:rPr>
        <w:t>coû</w:t>
      </w:r>
      <w:proofErr w:type="spellEnd"/>
      <w:r>
        <w:rPr>
          <w:rStyle w:val="Aucun"/>
          <w:lang w:val="it-IT"/>
        </w:rPr>
        <w:t>t, ingr</w:t>
      </w:r>
      <w:proofErr w:type="spellStart"/>
      <w:r>
        <w:rPr>
          <w:rStyle w:val="Aucun"/>
        </w:rPr>
        <w:t>édients</w:t>
      </w:r>
      <w:proofErr w:type="spellEnd"/>
      <w:r>
        <w:rPr>
          <w:rStyle w:val="Aucun"/>
        </w:rPr>
        <w:t xml:space="preserve"> (chaque ingrédient est ensuite entouré d</w:t>
      </w:r>
      <w:r>
        <w:rPr>
          <w:rStyle w:val="Aucun"/>
          <w:rtl/>
        </w:rPr>
        <w:t>’</w:t>
      </w:r>
      <w:r>
        <w:rPr>
          <w:rStyle w:val="Aucun"/>
        </w:rPr>
        <w:t xml:space="preserve">une balise </w:t>
      </w:r>
      <w:r>
        <w:rPr>
          <w:rStyle w:val="Aucun"/>
          <w:b/>
          <w:bCs/>
          <w:i/>
          <w:iCs/>
        </w:rPr>
        <w:t>p</w:t>
      </w:r>
      <w:r>
        <w:rPr>
          <w:rStyle w:val="Aucun"/>
        </w:rPr>
        <w:t xml:space="preserve">), et enfin le texte détaillant les étapes de préparation de la recette. Ce texte </w:t>
      </w:r>
      <w:r w:rsidR="00744630">
        <w:rPr>
          <w:rStyle w:val="Aucun"/>
        </w:rPr>
        <w:t xml:space="preserve">n’était </w:t>
      </w:r>
      <w:r>
        <w:rPr>
          <w:rStyle w:val="Aucun"/>
        </w:rPr>
        <w:t xml:space="preserve">pas balisé, or il </w:t>
      </w:r>
      <w:r w:rsidR="00744630">
        <w:rPr>
          <w:rStyle w:val="Aucun"/>
        </w:rPr>
        <w:t xml:space="preserve">était </w:t>
      </w:r>
      <w:r>
        <w:rPr>
          <w:rStyle w:val="Aucun"/>
        </w:rPr>
        <w:t xml:space="preserve">nécessaire de savoir quelles opérations </w:t>
      </w:r>
      <w:r w:rsidR="00744630">
        <w:rPr>
          <w:rStyle w:val="Aucun"/>
        </w:rPr>
        <w:t xml:space="preserve">étaient </w:t>
      </w:r>
      <w:r>
        <w:rPr>
          <w:rStyle w:val="Aucun"/>
        </w:rPr>
        <w:t xml:space="preserve">effectuées sur quels ingrédients. La </w:t>
      </w:r>
      <w:proofErr w:type="spellStart"/>
      <w:r>
        <w:rPr>
          <w:rStyle w:val="Aucun"/>
        </w:rPr>
        <w:t>premi</w:t>
      </w:r>
      <w:proofErr w:type="spellEnd"/>
      <w:r>
        <w:rPr>
          <w:rStyle w:val="Aucun"/>
          <w:lang w:val="it-IT"/>
        </w:rPr>
        <w:t>è</w:t>
      </w:r>
      <w:proofErr w:type="spellStart"/>
      <w:r>
        <w:rPr>
          <w:rStyle w:val="Aucun"/>
        </w:rPr>
        <w:t>re</w:t>
      </w:r>
      <w:proofErr w:type="spellEnd"/>
      <w:r>
        <w:rPr>
          <w:rStyle w:val="Aucun"/>
        </w:rPr>
        <w:t xml:space="preserve"> étape de notre travail </w:t>
      </w:r>
      <w:r w:rsidR="00E75264">
        <w:rPr>
          <w:rStyle w:val="Aucun"/>
        </w:rPr>
        <w:t>a</w:t>
      </w:r>
      <w:r>
        <w:rPr>
          <w:rStyle w:val="Aucun"/>
        </w:rPr>
        <w:t xml:space="preserve"> donc</w:t>
      </w:r>
      <w:r w:rsidR="00E75264">
        <w:rPr>
          <w:rStyle w:val="Aucun"/>
        </w:rPr>
        <w:t xml:space="preserve"> consisté</w:t>
      </w:r>
      <w:r>
        <w:rPr>
          <w:rStyle w:val="Aucun"/>
        </w:rPr>
        <w:t xml:space="preserve"> à annoter ce texte et à relier chaque ingré</w:t>
      </w:r>
      <w:r w:rsidRPr="004F7743">
        <w:rPr>
          <w:rStyle w:val="Aucun"/>
        </w:rPr>
        <w:t>dient annot</w:t>
      </w:r>
      <w:r>
        <w:rPr>
          <w:rStyle w:val="Aucun"/>
        </w:rPr>
        <w:t>é à l</w:t>
      </w:r>
      <w:r>
        <w:rPr>
          <w:rStyle w:val="Aucun"/>
          <w:rtl/>
        </w:rPr>
        <w:t>’</w:t>
      </w:r>
      <w:r>
        <w:rPr>
          <w:rStyle w:val="Aucun"/>
        </w:rPr>
        <w:t xml:space="preserve">opération qui lui </w:t>
      </w:r>
      <w:r w:rsidR="00744630">
        <w:rPr>
          <w:rStyle w:val="Aucun"/>
        </w:rPr>
        <w:t>était</w:t>
      </w:r>
      <w:r>
        <w:rPr>
          <w:rStyle w:val="Aucun"/>
        </w:rPr>
        <w:t xml:space="preserve"> associée (en général le verbe qui régit le syntagme désignant l</w:t>
      </w:r>
      <w:r>
        <w:rPr>
          <w:rStyle w:val="Aucun"/>
          <w:rtl/>
        </w:rPr>
        <w:t>’</w:t>
      </w:r>
      <w:r>
        <w:rPr>
          <w:rStyle w:val="Aucun"/>
          <w:lang w:val="da-DK"/>
        </w:rPr>
        <w:t>ingr</w:t>
      </w:r>
      <w:proofErr w:type="spellStart"/>
      <w:r>
        <w:rPr>
          <w:rStyle w:val="Aucun"/>
        </w:rPr>
        <w:t>édient</w:t>
      </w:r>
      <w:proofErr w:type="spellEnd"/>
      <w:r>
        <w:rPr>
          <w:rStyle w:val="Aucun"/>
        </w:rPr>
        <w:t>). Concernant l</w:t>
      </w:r>
      <w:r>
        <w:rPr>
          <w:rStyle w:val="Aucun"/>
          <w:rtl/>
        </w:rPr>
        <w:t>’</w:t>
      </w:r>
      <w:r>
        <w:rPr>
          <w:rStyle w:val="Aucun"/>
        </w:rPr>
        <w:t xml:space="preserve">annotation des ingrédients, nous </w:t>
      </w:r>
      <w:r w:rsidR="00E75264">
        <w:rPr>
          <w:rStyle w:val="Aucun"/>
        </w:rPr>
        <w:t xml:space="preserve">avons évalué </w:t>
      </w:r>
      <w:r>
        <w:rPr>
          <w:rStyle w:val="Aucun"/>
        </w:rPr>
        <w:t>la précision et le rappel de notre fonction à l</w:t>
      </w:r>
      <w:r>
        <w:rPr>
          <w:rStyle w:val="Aucun"/>
          <w:rtl/>
        </w:rPr>
        <w:t>’</w:t>
      </w:r>
      <w:r>
        <w:rPr>
          <w:rStyle w:val="Aucun"/>
        </w:rPr>
        <w:t xml:space="preserve">aide de la liste des ingrédients en début de recettes. </w:t>
      </w:r>
      <w:r w:rsidR="00E75264">
        <w:rPr>
          <w:rStyle w:val="Aucun"/>
        </w:rPr>
        <w:t>Nous avons pour cela essayé de gérer le problème des coréférences</w:t>
      </w:r>
      <w:r w:rsidR="00483CAD">
        <w:rPr>
          <w:rStyle w:val="Aucun"/>
        </w:rPr>
        <w:t xml:space="preserve">. En effet, </w:t>
      </w:r>
      <w:r w:rsidR="00DC1C48">
        <w:rPr>
          <w:rStyle w:val="Aucun"/>
        </w:rPr>
        <w:t xml:space="preserve">par exemple, </w:t>
      </w:r>
      <w:r w:rsidR="00483CAD">
        <w:rPr>
          <w:rStyle w:val="Aucun"/>
        </w:rPr>
        <w:t>plusieurs ingrédients peuvent être regroupés sous une seule appellation générique (par exemple, « 4 fraises</w:t>
      </w:r>
      <w:r w:rsidR="00483CAD">
        <w:rPr>
          <w:rStyle w:val="Aucun"/>
          <w:lang w:val="it-IT"/>
        </w:rPr>
        <w:t xml:space="preserve"> » </w:t>
      </w:r>
      <w:r w:rsidR="00483CAD">
        <w:rPr>
          <w:rStyle w:val="Aucun"/>
          <w:lang w:val="nl-NL"/>
        </w:rPr>
        <w:t xml:space="preserve">et </w:t>
      </w:r>
      <w:r w:rsidR="00483CAD">
        <w:rPr>
          <w:rStyle w:val="Aucun"/>
        </w:rPr>
        <w:t>« 5 pommes</w:t>
      </w:r>
      <w:r w:rsidR="00483CAD">
        <w:rPr>
          <w:rStyle w:val="Aucun"/>
          <w:lang w:val="it-IT"/>
        </w:rPr>
        <w:t xml:space="preserve"> » </w:t>
      </w:r>
      <w:r w:rsidR="00483CAD">
        <w:rPr>
          <w:rStyle w:val="Aucun"/>
        </w:rPr>
        <w:t>dans la liste des ingrédients peuvent être dé</w:t>
      </w:r>
      <w:r w:rsidR="00483CAD" w:rsidRPr="004F7743">
        <w:rPr>
          <w:rStyle w:val="Aucun"/>
        </w:rPr>
        <w:t>sign</w:t>
      </w:r>
      <w:r w:rsidR="00483CAD">
        <w:rPr>
          <w:rStyle w:val="Aucun"/>
        </w:rPr>
        <w:t>és par l</w:t>
      </w:r>
      <w:r w:rsidR="00483CAD">
        <w:rPr>
          <w:rStyle w:val="Aucun"/>
          <w:rtl/>
        </w:rPr>
        <w:t>’</w:t>
      </w:r>
      <w:r w:rsidR="00483CAD">
        <w:rPr>
          <w:rStyle w:val="Aucun"/>
        </w:rPr>
        <w:t>unique syntagme « les fruits</w:t>
      </w:r>
      <w:r w:rsidR="00483CAD">
        <w:rPr>
          <w:rStyle w:val="Aucun"/>
          <w:lang w:val="it-IT"/>
        </w:rPr>
        <w:t xml:space="preserve"> » </w:t>
      </w:r>
      <w:r w:rsidR="00483CAD">
        <w:rPr>
          <w:rStyle w:val="Aucun"/>
        </w:rPr>
        <w:t>dans les étapes de préparation</w:t>
      </w:r>
      <w:r w:rsidR="00DC1C48">
        <w:rPr>
          <w:rStyle w:val="Aucun"/>
        </w:rPr>
        <w:t>)</w:t>
      </w:r>
      <w:r w:rsidR="00483CAD">
        <w:rPr>
          <w:rStyle w:val="Aucun"/>
        </w:rPr>
        <w:t>. Notre solution</w:t>
      </w:r>
      <w:r w:rsidR="00E75264">
        <w:rPr>
          <w:rStyle w:val="Aucun"/>
        </w:rPr>
        <w:t xml:space="preserve"> </w:t>
      </w:r>
      <w:r w:rsidR="00483CAD">
        <w:rPr>
          <w:rStyle w:val="Aucun"/>
        </w:rPr>
        <w:t xml:space="preserve">se base sur un lexique et, bien qu’imparfaite, </w:t>
      </w:r>
      <w:r w:rsidR="00E75264">
        <w:rPr>
          <w:rStyle w:val="Aucun"/>
        </w:rPr>
        <w:t>a produit des résultats plutôt satisfaisants</w:t>
      </w:r>
      <w:r>
        <w:rPr>
          <w:rStyle w:val="Aucun"/>
        </w:rPr>
        <w:t xml:space="preserve">. </w:t>
      </w:r>
      <w:r w:rsidR="00E75264">
        <w:rPr>
          <w:rStyle w:val="Aucun"/>
        </w:rPr>
        <w:t xml:space="preserve">Cependant, il est important d’avoir à l’esprit que </w:t>
      </w:r>
      <w:r>
        <w:rPr>
          <w:rStyle w:val="Aucun"/>
        </w:rPr>
        <w:t>le</w:t>
      </w:r>
      <w:r w:rsidR="00E75264">
        <w:rPr>
          <w:rStyle w:val="Aucun"/>
        </w:rPr>
        <w:t>s</w:t>
      </w:r>
      <w:r>
        <w:rPr>
          <w:rStyle w:val="Aucun"/>
        </w:rPr>
        <w:t xml:space="preserve"> </w:t>
      </w:r>
      <w:r w:rsidR="00E75264">
        <w:rPr>
          <w:rStyle w:val="Aucun"/>
        </w:rPr>
        <w:t xml:space="preserve">scores de </w:t>
      </w:r>
      <w:r>
        <w:rPr>
          <w:rStyle w:val="Aucun"/>
        </w:rPr>
        <w:t xml:space="preserve">rappel </w:t>
      </w:r>
      <w:r w:rsidR="00E75264">
        <w:rPr>
          <w:rStyle w:val="Aucun"/>
        </w:rPr>
        <w:t>sont à prendre avec du recul</w:t>
      </w:r>
      <w:r>
        <w:rPr>
          <w:rStyle w:val="Aucun"/>
        </w:rPr>
        <w:t xml:space="preserve"> </w:t>
      </w:r>
      <w:proofErr w:type="spellStart"/>
      <w:r>
        <w:rPr>
          <w:rStyle w:val="Aucun"/>
        </w:rPr>
        <w:t>puisqu</w:t>
      </w:r>
      <w:proofErr w:type="spellEnd"/>
      <w:r>
        <w:rPr>
          <w:rStyle w:val="Aucun"/>
          <w:rtl/>
        </w:rPr>
        <w:t>’</w:t>
      </w:r>
      <w:r>
        <w:rPr>
          <w:rStyle w:val="Aucun"/>
        </w:rPr>
        <w:t xml:space="preserve">un </w:t>
      </w:r>
      <w:proofErr w:type="spellStart"/>
      <w:r>
        <w:rPr>
          <w:rStyle w:val="Aucun"/>
        </w:rPr>
        <w:t>mê</w:t>
      </w:r>
      <w:proofErr w:type="spellEnd"/>
      <w:r>
        <w:rPr>
          <w:rStyle w:val="Aucun"/>
          <w:lang w:val="it-IT"/>
        </w:rPr>
        <w:t>me ingr</w:t>
      </w:r>
      <w:proofErr w:type="spellStart"/>
      <w:r>
        <w:rPr>
          <w:rStyle w:val="Aucun"/>
        </w:rPr>
        <w:t>édient</w:t>
      </w:r>
      <w:proofErr w:type="spellEnd"/>
      <w:r>
        <w:rPr>
          <w:rStyle w:val="Aucun"/>
        </w:rPr>
        <w:t>, n</w:t>
      </w:r>
      <w:r>
        <w:rPr>
          <w:rStyle w:val="Aucun"/>
          <w:rtl/>
        </w:rPr>
        <w:t>’</w:t>
      </w:r>
      <w:r>
        <w:rPr>
          <w:rStyle w:val="Aucun"/>
        </w:rPr>
        <w:t xml:space="preserve">apparaissant </w:t>
      </w:r>
      <w:proofErr w:type="spellStart"/>
      <w:r>
        <w:rPr>
          <w:rStyle w:val="Aucun"/>
        </w:rPr>
        <w:t>qu</w:t>
      </w:r>
      <w:proofErr w:type="spellEnd"/>
      <w:r>
        <w:rPr>
          <w:rStyle w:val="Aucun"/>
          <w:rtl/>
        </w:rPr>
        <w:t>’</w:t>
      </w:r>
      <w:r>
        <w:rPr>
          <w:rStyle w:val="Aucun"/>
        </w:rPr>
        <w:t>une fois dans la liste, peut apparaître à de multiples reprises dans le texte de la préparation et rien ne nous permet de connaître ce nombre d</w:t>
      </w:r>
      <w:r>
        <w:rPr>
          <w:rStyle w:val="Aucun"/>
          <w:rtl/>
        </w:rPr>
        <w:t>’</w:t>
      </w:r>
      <w:r>
        <w:rPr>
          <w:rStyle w:val="Aucun"/>
        </w:rPr>
        <w:t>apparitions à partir de la liste d</w:t>
      </w:r>
      <w:r>
        <w:rPr>
          <w:rStyle w:val="Aucun"/>
          <w:rtl/>
        </w:rPr>
        <w:t>’</w:t>
      </w:r>
      <w:r>
        <w:rPr>
          <w:rStyle w:val="Aucun"/>
          <w:lang w:val="da-DK"/>
        </w:rPr>
        <w:t>ingr</w:t>
      </w:r>
      <w:proofErr w:type="spellStart"/>
      <w:r>
        <w:rPr>
          <w:rStyle w:val="Aucun"/>
        </w:rPr>
        <w:t>édients</w:t>
      </w:r>
      <w:proofErr w:type="spellEnd"/>
      <w:r>
        <w:rPr>
          <w:rStyle w:val="Aucun"/>
        </w:rPr>
        <w:t xml:space="preserve"> seule.</w:t>
      </w:r>
    </w:p>
    <w:p w:rsidR="008114A2" w:rsidRDefault="00664F49">
      <w:pPr>
        <w:pStyle w:val="Corps"/>
      </w:pPr>
      <w:r>
        <w:rPr>
          <w:rStyle w:val="Aucun"/>
        </w:rPr>
        <w:t>Pour calculer la complexité, nous av</w:t>
      </w:r>
      <w:r w:rsidR="00744630">
        <w:rPr>
          <w:rStyle w:val="Aucun"/>
        </w:rPr>
        <w:t>i</w:t>
      </w:r>
      <w:r>
        <w:rPr>
          <w:rStyle w:val="Aucun"/>
        </w:rPr>
        <w:t>ons besoin de connaître les quantités des ingrédients pour en déduire les proportions. Or, étant donné que le texte de la recette ne précise que tr</w:t>
      </w:r>
      <w:r>
        <w:rPr>
          <w:rStyle w:val="Aucun"/>
          <w:lang w:val="it-IT"/>
        </w:rPr>
        <w:t>è</w:t>
      </w:r>
      <w:r>
        <w:rPr>
          <w:rStyle w:val="Aucun"/>
        </w:rPr>
        <w:t xml:space="preserve">s rarement la quantité des ingrédients </w:t>
      </w:r>
      <w:proofErr w:type="spellStart"/>
      <w:r>
        <w:rPr>
          <w:rStyle w:val="Aucun"/>
        </w:rPr>
        <w:t>qu</w:t>
      </w:r>
      <w:proofErr w:type="spellEnd"/>
      <w:r>
        <w:rPr>
          <w:rStyle w:val="Aucun"/>
          <w:rtl/>
        </w:rPr>
        <w:t>’</w:t>
      </w:r>
      <w:r>
        <w:rPr>
          <w:rStyle w:val="Aucun"/>
        </w:rPr>
        <w:t xml:space="preserve">il mentionne, </w:t>
      </w:r>
      <w:r w:rsidR="00483CAD">
        <w:rPr>
          <w:rStyle w:val="Aucun"/>
        </w:rPr>
        <w:t>notre seconde tâche a été de</w:t>
      </w:r>
      <w:r>
        <w:rPr>
          <w:rStyle w:val="Aucun"/>
        </w:rPr>
        <w:t xml:space="preserve"> relier les ingrédients mentionnés dans le texte à la liste des ingrédients donnée au début de la recette</w:t>
      </w:r>
      <w:r w:rsidR="00483CAD">
        <w:rPr>
          <w:rStyle w:val="Aucun"/>
        </w:rPr>
        <w:t xml:space="preserve"> pour associer à chaque opération la bonne quantité d’ingrédient</w:t>
      </w:r>
      <w:r>
        <w:rPr>
          <w:rStyle w:val="Aucun"/>
        </w:rPr>
        <w:t xml:space="preserve">. </w:t>
      </w:r>
      <w:r w:rsidR="00483CAD">
        <w:rPr>
          <w:rStyle w:val="Aucun"/>
        </w:rPr>
        <w:t>L’association entre la liste d’ingrédients et les ingrédients annotés dans la recette avait déjà été effectuée lors de l’évaluation</w:t>
      </w:r>
      <w:r>
        <w:rPr>
          <w:rStyle w:val="Aucun"/>
        </w:rPr>
        <w:t xml:space="preserve">. </w:t>
      </w:r>
      <w:r w:rsidR="00DC1C48">
        <w:rPr>
          <w:rStyle w:val="Aucun"/>
        </w:rPr>
        <w:t>Cette étape n’a donc pas occasionné de nouvelles difficultés.</w:t>
      </w:r>
    </w:p>
    <w:p w:rsidR="008114A2" w:rsidRDefault="00664F49">
      <w:pPr>
        <w:pStyle w:val="Corps"/>
        <w:rPr>
          <w:rStyle w:val="Aucun"/>
        </w:rPr>
      </w:pPr>
      <w:r>
        <w:rPr>
          <w:rStyle w:val="Aucun"/>
        </w:rPr>
        <w:t xml:space="preserve">Pour nous aider dans ces </w:t>
      </w:r>
      <w:proofErr w:type="spellStart"/>
      <w:r>
        <w:rPr>
          <w:rStyle w:val="Aucun"/>
        </w:rPr>
        <w:t>premi</w:t>
      </w:r>
      <w:proofErr w:type="spellEnd"/>
      <w:r>
        <w:rPr>
          <w:rStyle w:val="Aucun"/>
          <w:lang w:val="it-IT"/>
        </w:rPr>
        <w:t>è</w:t>
      </w:r>
      <w:proofErr w:type="spellStart"/>
      <w:r>
        <w:rPr>
          <w:rStyle w:val="Aucun"/>
        </w:rPr>
        <w:t>res</w:t>
      </w:r>
      <w:proofErr w:type="spellEnd"/>
      <w:r>
        <w:rPr>
          <w:rStyle w:val="Aucun"/>
        </w:rPr>
        <w:t xml:space="preserve"> tâches, nous </w:t>
      </w:r>
      <w:r w:rsidR="00DC1C48">
        <w:rPr>
          <w:rStyle w:val="Aucun"/>
        </w:rPr>
        <w:t xml:space="preserve">avons constitué des </w:t>
      </w:r>
      <w:r>
        <w:rPr>
          <w:rStyle w:val="Aucun"/>
        </w:rPr>
        <w:t>lexique</w:t>
      </w:r>
      <w:r w:rsidR="00624DC3">
        <w:rPr>
          <w:rStyle w:val="Aucun"/>
        </w:rPr>
        <w:t>s</w:t>
      </w:r>
      <w:r>
        <w:rPr>
          <w:rStyle w:val="Aucun"/>
        </w:rPr>
        <w:t xml:space="preserve"> </w:t>
      </w:r>
      <w:r w:rsidR="00624DC3">
        <w:rPr>
          <w:rStyle w:val="Aucun"/>
        </w:rPr>
        <w:t xml:space="preserve">(lexique </w:t>
      </w:r>
      <w:r>
        <w:rPr>
          <w:rStyle w:val="Aucun"/>
        </w:rPr>
        <w:t>d</w:t>
      </w:r>
      <w:r>
        <w:rPr>
          <w:rStyle w:val="Aucun"/>
          <w:rtl/>
        </w:rPr>
        <w:t>’</w:t>
      </w:r>
      <w:r>
        <w:rPr>
          <w:rStyle w:val="Aucun"/>
          <w:lang w:val="da-DK"/>
        </w:rPr>
        <w:t>ingr</w:t>
      </w:r>
      <w:proofErr w:type="spellStart"/>
      <w:r>
        <w:rPr>
          <w:rStyle w:val="Aucun"/>
        </w:rPr>
        <w:t>édients</w:t>
      </w:r>
      <w:proofErr w:type="spellEnd"/>
      <w:r>
        <w:rPr>
          <w:rStyle w:val="Aucun"/>
        </w:rPr>
        <w:t xml:space="preserve"> classés par catégories</w:t>
      </w:r>
      <w:r w:rsidR="00624DC3">
        <w:rPr>
          <w:rStyle w:val="Aucun"/>
        </w:rPr>
        <w:t xml:space="preserve"> et lexique d’opérations culinaires) et utilisé</w:t>
      </w:r>
      <w:r>
        <w:rPr>
          <w:rStyle w:val="Aucun"/>
        </w:rPr>
        <w:t xml:space="preserve"> un étiqueteur morphosyntaxique (</w:t>
      </w:r>
      <w:proofErr w:type="spellStart"/>
      <w:r>
        <w:rPr>
          <w:rStyle w:val="Aucun"/>
        </w:rPr>
        <w:t>Spacy</w:t>
      </w:r>
      <w:proofErr w:type="spellEnd"/>
      <w:r>
        <w:rPr>
          <w:rStyle w:val="Aucun"/>
        </w:rPr>
        <w:t xml:space="preserve">). Cependant la tâche de l’étiqueteur </w:t>
      </w:r>
      <w:r w:rsidR="00624DC3">
        <w:rPr>
          <w:rStyle w:val="Aucun"/>
        </w:rPr>
        <w:t>était</w:t>
      </w:r>
      <w:r>
        <w:rPr>
          <w:rStyle w:val="Aucun"/>
        </w:rPr>
        <w:t xml:space="preserve"> compliquée par les nombreuses coquilles que nous avons pu constater dans le corpus (espaces manquants, lettres en trop, fautes d</w:t>
      </w:r>
      <w:r>
        <w:rPr>
          <w:rStyle w:val="Aucun"/>
          <w:rtl/>
        </w:rPr>
        <w:t>’</w:t>
      </w:r>
      <w:r>
        <w:rPr>
          <w:rStyle w:val="Aucun"/>
        </w:rPr>
        <w:t xml:space="preserve">orthographe...), ce qui </w:t>
      </w:r>
      <w:r w:rsidR="00624DC3">
        <w:rPr>
          <w:rStyle w:val="Aucun"/>
        </w:rPr>
        <w:t>a pu</w:t>
      </w:r>
      <w:r>
        <w:rPr>
          <w:rStyle w:val="Aucun"/>
        </w:rPr>
        <w:t xml:space="preserve"> générer des erreurs d’étiquetage et </w:t>
      </w:r>
      <w:r w:rsidR="00624DC3">
        <w:rPr>
          <w:rStyle w:val="Aucun"/>
        </w:rPr>
        <w:t>parfois un peu</w:t>
      </w:r>
      <w:r>
        <w:rPr>
          <w:rStyle w:val="Aucun"/>
        </w:rPr>
        <w:t xml:space="preserve"> limiter la qualité </w:t>
      </w:r>
      <w:r>
        <w:rPr>
          <w:rStyle w:val="Aucun"/>
          <w:lang w:val="pt-PT"/>
        </w:rPr>
        <w:t>de nos r</w:t>
      </w:r>
      <w:proofErr w:type="spellStart"/>
      <w:r>
        <w:rPr>
          <w:rStyle w:val="Aucun"/>
        </w:rPr>
        <w:t>ésultats</w:t>
      </w:r>
      <w:proofErr w:type="spellEnd"/>
      <w:r>
        <w:rPr>
          <w:rStyle w:val="Aucun"/>
        </w:rPr>
        <w:t xml:space="preserve"> par la suite.</w:t>
      </w:r>
    </w:p>
    <w:p w:rsidR="00624DC3" w:rsidRDefault="00624DC3">
      <w:pPr>
        <w:pStyle w:val="Corps"/>
      </w:pPr>
      <w:r>
        <w:rPr>
          <w:rStyle w:val="Aucun"/>
        </w:rPr>
        <w:lastRenderedPageBreak/>
        <w:t>Pour le calcul de la complexité en temps, des valeurs ont été associées aux opérations culinaires dans le lexique et un tableau de correspondance a également été créé pour les quantités d’ingrédients.</w:t>
      </w:r>
    </w:p>
    <w:p w:rsidR="008114A2" w:rsidRDefault="00664F49">
      <w:pPr>
        <w:pStyle w:val="Corps"/>
      </w:pPr>
      <w:r>
        <w:rPr>
          <w:rStyle w:val="Aucun"/>
        </w:rPr>
        <w:t xml:space="preserve">Concernant le calcul de la complexité en espace, la principale difficulté à laquelle il nous </w:t>
      </w:r>
      <w:r w:rsidR="00624DC3">
        <w:rPr>
          <w:rStyle w:val="Aucun"/>
        </w:rPr>
        <w:t>a fallu</w:t>
      </w:r>
      <w:r>
        <w:rPr>
          <w:rStyle w:val="Aucun"/>
        </w:rPr>
        <w:t xml:space="preserve"> trouver une solution réside dans le fait que la plupart des récipients ne sont pas explicitement mentionnés dans le texte de la recette mais seulement implicitement induits par la nature des ingrédients (de la </w:t>
      </w:r>
      <w:proofErr w:type="spellStart"/>
      <w:r>
        <w:rPr>
          <w:rStyle w:val="Aucun"/>
        </w:rPr>
        <w:t>cr</w:t>
      </w:r>
      <w:proofErr w:type="spellEnd"/>
      <w:r>
        <w:rPr>
          <w:rStyle w:val="Aucun"/>
          <w:lang w:val="it-IT"/>
        </w:rPr>
        <w:t>ème sera stock</w:t>
      </w:r>
      <w:proofErr w:type="spellStart"/>
      <w:r>
        <w:rPr>
          <w:rStyle w:val="Aucun"/>
        </w:rPr>
        <w:t>ée</w:t>
      </w:r>
      <w:proofErr w:type="spellEnd"/>
      <w:r>
        <w:rPr>
          <w:rStyle w:val="Aucun"/>
        </w:rPr>
        <w:t xml:space="preserve"> dans un pot avant d’ê</w:t>
      </w:r>
      <w:r>
        <w:rPr>
          <w:rStyle w:val="Aucun"/>
          <w:lang w:val="it-IT"/>
        </w:rPr>
        <w:t>tre utilis</w:t>
      </w:r>
      <w:proofErr w:type="spellStart"/>
      <w:r>
        <w:rPr>
          <w:rStyle w:val="Aucun"/>
        </w:rPr>
        <w:t>ée</w:t>
      </w:r>
      <w:proofErr w:type="spellEnd"/>
      <w:r>
        <w:rPr>
          <w:rStyle w:val="Aucun"/>
        </w:rPr>
        <w:t>) ou le sens des verbes désignant les opérations effectués sur les ingré</w:t>
      </w:r>
      <w:r w:rsidRPr="004F7743">
        <w:rPr>
          <w:rStyle w:val="Aucun"/>
        </w:rPr>
        <w:t>dients (m</w:t>
      </w:r>
      <w:r>
        <w:rPr>
          <w:rStyle w:val="Aucun"/>
        </w:rPr>
        <w:t>élanger nécessite un contenant comme par exemple un saladier).</w:t>
      </w:r>
      <w:r w:rsidR="00624DC3">
        <w:rPr>
          <w:rStyle w:val="Aucun"/>
        </w:rPr>
        <w:t xml:space="preserve"> Nous avons donc complété le lexique des opérations culinaires avec une troisième colonne et nous avons convenu que nous pouvions savoir quels ingrédients nécessitaient un récipient pour être stockés d’après leur catégorie (précisée dans notre lexique)</w:t>
      </w:r>
      <w:r>
        <w:rPr>
          <w:rStyle w:val="Aucun"/>
          <w:lang w:val="pt-PT"/>
        </w:rPr>
        <w:t>.</w:t>
      </w:r>
    </w:p>
    <w:p w:rsidR="008114A2" w:rsidRDefault="00664F49">
      <w:pPr>
        <w:pStyle w:val="Corps"/>
        <w:rPr>
          <w:rStyle w:val="Aucun"/>
          <w:lang w:val="pt-PT"/>
        </w:rPr>
      </w:pPr>
      <w:r>
        <w:rPr>
          <w:rStyle w:val="Aucun"/>
        </w:rPr>
        <w:t>Une fois la complexité en temps et en espace calculé pour l</w:t>
      </w:r>
      <w:r>
        <w:rPr>
          <w:rStyle w:val="Aucun"/>
          <w:rtl/>
        </w:rPr>
        <w:t>’</w:t>
      </w:r>
      <w:r>
        <w:rPr>
          <w:rStyle w:val="Aucun"/>
        </w:rPr>
        <w:t xml:space="preserve">ensemble des recettes du corpus, nous </w:t>
      </w:r>
      <w:r w:rsidR="00624DC3">
        <w:rPr>
          <w:rStyle w:val="Aucun"/>
        </w:rPr>
        <w:t>avons analysé</w:t>
      </w:r>
      <w:r>
        <w:rPr>
          <w:rStyle w:val="Aucun"/>
        </w:rPr>
        <w:t xml:space="preserve"> la corrélation entre cette complexité, d</w:t>
      </w:r>
      <w:r>
        <w:rPr>
          <w:rStyle w:val="Aucun"/>
          <w:rtl/>
        </w:rPr>
        <w:t>’</w:t>
      </w:r>
      <w:r>
        <w:rPr>
          <w:rStyle w:val="Aucun"/>
        </w:rPr>
        <w:t>une part, et, d</w:t>
      </w:r>
      <w:r>
        <w:rPr>
          <w:rStyle w:val="Aucun"/>
          <w:rtl/>
        </w:rPr>
        <w:t>’</w:t>
      </w:r>
      <w:r>
        <w:rPr>
          <w:rStyle w:val="Aucun"/>
        </w:rPr>
        <w:t xml:space="preserve">autre part, le niveau de difficulté </w:t>
      </w:r>
      <w:r>
        <w:rPr>
          <w:rStyle w:val="Aucun"/>
          <w:lang w:val="it-IT"/>
        </w:rPr>
        <w:t xml:space="preserve">de la recette. Il </w:t>
      </w:r>
      <w:r w:rsidR="00624DC3">
        <w:rPr>
          <w:rStyle w:val="Aucun"/>
          <w:lang w:val="it-IT"/>
        </w:rPr>
        <w:t>s’agissait</w:t>
      </w:r>
      <w:r>
        <w:rPr>
          <w:rStyle w:val="Aucun"/>
        </w:rPr>
        <w:t xml:space="preserve"> de voir si cette corrélation </w:t>
      </w:r>
      <w:r w:rsidR="00624DC3">
        <w:rPr>
          <w:rStyle w:val="Aucun"/>
        </w:rPr>
        <w:t>était</w:t>
      </w:r>
      <w:r>
        <w:rPr>
          <w:rStyle w:val="Aucun"/>
        </w:rPr>
        <w:t xml:space="preserve"> forte ou si la difficulté </w:t>
      </w:r>
      <w:r w:rsidRPr="004F7743">
        <w:rPr>
          <w:rStyle w:val="Aucun"/>
        </w:rPr>
        <w:t>subjective d</w:t>
      </w:r>
      <w:r>
        <w:rPr>
          <w:rStyle w:val="Aucun"/>
          <w:rtl/>
        </w:rPr>
        <w:t>’</w:t>
      </w:r>
      <w:r w:rsidR="00624DC3">
        <w:rPr>
          <w:rStyle w:val="Aucun"/>
        </w:rPr>
        <w:t>une recette en appelait</w:t>
      </w:r>
      <w:r>
        <w:rPr>
          <w:rStyle w:val="Aucun"/>
        </w:rPr>
        <w:t xml:space="preserve"> à d</w:t>
      </w:r>
      <w:r>
        <w:rPr>
          <w:rStyle w:val="Aucun"/>
          <w:rtl/>
        </w:rPr>
        <w:t>’</w:t>
      </w:r>
      <w:r>
        <w:rPr>
          <w:rStyle w:val="Aucun"/>
        </w:rPr>
        <w:t xml:space="preserve">autres </w:t>
      </w:r>
      <w:proofErr w:type="spellStart"/>
      <w:r>
        <w:rPr>
          <w:rStyle w:val="Aucun"/>
        </w:rPr>
        <w:t>crit</w:t>
      </w:r>
      <w:proofErr w:type="spellEnd"/>
      <w:r>
        <w:rPr>
          <w:rStyle w:val="Aucun"/>
          <w:lang w:val="it-IT"/>
        </w:rPr>
        <w:t>è</w:t>
      </w:r>
      <w:r>
        <w:rPr>
          <w:rStyle w:val="Aucun"/>
          <w:lang w:val="pt-PT"/>
        </w:rPr>
        <w:t>res.</w:t>
      </w:r>
      <w:r w:rsidR="00624DC3">
        <w:rPr>
          <w:rStyle w:val="Aucun"/>
          <w:lang w:val="pt-PT"/>
        </w:rPr>
        <w:t xml:space="preserve"> Les résultats n’ont pas été probants comme vous pourrez le constater dans la partie “</w:t>
      </w:r>
      <w:r w:rsidR="00624DC3" w:rsidRPr="00624DC3">
        <w:rPr>
          <w:rStyle w:val="Aucun"/>
          <w:b/>
          <w:lang w:val="pt-PT"/>
        </w:rPr>
        <w:t>Evaluation et analyses</w:t>
      </w:r>
      <w:r w:rsidR="00624DC3">
        <w:rPr>
          <w:rStyle w:val="Aucun"/>
          <w:lang w:val="pt-PT"/>
        </w:rPr>
        <w:t>”.</w:t>
      </w:r>
    </w:p>
    <w:p w:rsidR="00624DC3" w:rsidRDefault="00624DC3">
      <w:pPr>
        <w:pStyle w:val="Corps"/>
      </w:pPr>
      <w:r>
        <w:rPr>
          <w:rStyle w:val="Aucun"/>
          <w:lang w:val="pt-PT"/>
        </w:rPr>
        <w:t>Pour terminer, nous avons calculé la complexité en temps de notre fonction d’annotations des ingrédients et opérations culinaires et avons pu constaté qu’il s’agissait d’un complexité linéaire, conditionnée par la taille de nos données.</w:t>
      </w:r>
    </w:p>
    <w:p w:rsidR="008114A2" w:rsidRDefault="008114A2">
      <w:pPr>
        <w:pStyle w:val="Corps"/>
      </w:pPr>
    </w:p>
    <w:p w:rsidR="008114A2" w:rsidRDefault="008114A2">
      <w:pPr>
        <w:pStyle w:val="Corps"/>
      </w:pPr>
    </w:p>
    <w:p w:rsidR="008114A2" w:rsidRDefault="00664F49">
      <w:pPr>
        <w:pStyle w:val="Titre"/>
      </w:pPr>
      <w:bookmarkStart w:id="4" w:name="_Toc1"/>
      <w:r>
        <w:t xml:space="preserve">II. </w:t>
      </w:r>
      <w:r>
        <w:rPr>
          <w:rStyle w:val="Aucun"/>
        </w:rPr>
        <w:t>État de l’art</w:t>
      </w:r>
      <w:bookmarkEnd w:id="4"/>
    </w:p>
    <w:p w:rsidR="008114A2" w:rsidRDefault="00664F49">
      <w:pPr>
        <w:pStyle w:val="Corps"/>
      </w:pPr>
      <w:r>
        <w:rPr>
          <w:rStyle w:val="Aucun"/>
        </w:rPr>
        <w:t>L</w:t>
      </w:r>
      <w:r>
        <w:rPr>
          <w:rStyle w:val="Aucun"/>
          <w:rtl/>
        </w:rPr>
        <w:t>’</w:t>
      </w:r>
      <w:r>
        <w:rPr>
          <w:rStyle w:val="Aucun"/>
        </w:rPr>
        <w:t>extraction automatique d</w:t>
      </w:r>
      <w:r>
        <w:rPr>
          <w:rStyle w:val="Aucun"/>
          <w:rtl/>
        </w:rPr>
        <w:t>’</w:t>
      </w:r>
      <w:r>
        <w:rPr>
          <w:rStyle w:val="Aucun"/>
          <w:lang w:val="da-DK"/>
        </w:rPr>
        <w:t>ingr</w:t>
      </w:r>
      <w:proofErr w:type="spellStart"/>
      <w:r>
        <w:rPr>
          <w:rStyle w:val="Aucun"/>
        </w:rPr>
        <w:t>édients</w:t>
      </w:r>
      <w:proofErr w:type="spellEnd"/>
      <w:r>
        <w:rPr>
          <w:rStyle w:val="Aucun"/>
        </w:rPr>
        <w:t xml:space="preserve"> dans les recettes a fait l</w:t>
      </w:r>
      <w:r>
        <w:rPr>
          <w:rStyle w:val="Aucun"/>
          <w:rtl/>
        </w:rPr>
        <w:t>’</w:t>
      </w:r>
      <w:r>
        <w:rPr>
          <w:rStyle w:val="Aucun"/>
        </w:rPr>
        <w:t xml:space="preserve">objet de plusieurs travaux que nous avons mentionnés dans la bibliographie. Nous nous sommes </w:t>
      </w:r>
      <w:proofErr w:type="spellStart"/>
      <w:r>
        <w:rPr>
          <w:rStyle w:val="Aucun"/>
        </w:rPr>
        <w:t>particuli</w:t>
      </w:r>
      <w:proofErr w:type="spellEnd"/>
      <w:r>
        <w:rPr>
          <w:rStyle w:val="Aucun"/>
          <w:lang w:val="it-IT"/>
        </w:rPr>
        <w:t>è</w:t>
      </w:r>
      <w:proofErr w:type="spellStart"/>
      <w:r>
        <w:rPr>
          <w:rStyle w:val="Aucun"/>
        </w:rPr>
        <w:t>rement</w:t>
      </w:r>
      <w:proofErr w:type="spellEnd"/>
      <w:r>
        <w:rPr>
          <w:rStyle w:val="Aucun"/>
        </w:rPr>
        <w:t xml:space="preserve"> intéressé</w:t>
      </w:r>
      <w:r w:rsidR="000037C6">
        <w:rPr>
          <w:rStyle w:val="Aucun"/>
        </w:rPr>
        <w:t>e</w:t>
      </w:r>
      <w:r>
        <w:rPr>
          <w:rStyle w:val="Aucun"/>
        </w:rPr>
        <w:t>s à l</w:t>
      </w:r>
      <w:r>
        <w:rPr>
          <w:rStyle w:val="Aucun"/>
          <w:rtl/>
        </w:rPr>
        <w:t>’</w:t>
      </w:r>
      <w:r>
        <w:rPr>
          <w:rStyle w:val="Aucun"/>
        </w:rPr>
        <w:t xml:space="preserve">article de T. Hamon et N. </w:t>
      </w:r>
      <w:proofErr w:type="spellStart"/>
      <w:r>
        <w:rPr>
          <w:rStyle w:val="Aucun"/>
        </w:rPr>
        <w:t>Grabar</w:t>
      </w:r>
      <w:proofErr w:type="spellEnd"/>
      <w:r>
        <w:rPr>
          <w:rStyle w:val="Aucun"/>
        </w:rPr>
        <w:t xml:space="preserve">, </w:t>
      </w:r>
      <w:r w:rsidRPr="004F7743">
        <w:rPr>
          <w:rStyle w:val="Aucun"/>
          <w:i/>
          <w:iCs/>
        </w:rPr>
        <w:t xml:space="preserve">Extraction of </w:t>
      </w:r>
      <w:proofErr w:type="spellStart"/>
      <w:r w:rsidRPr="004F7743">
        <w:rPr>
          <w:rStyle w:val="Aucun"/>
          <w:i/>
          <w:iCs/>
        </w:rPr>
        <w:t>ingredient</w:t>
      </w:r>
      <w:proofErr w:type="spellEnd"/>
      <w:r w:rsidRPr="004F7743">
        <w:rPr>
          <w:rStyle w:val="Aucun"/>
          <w:i/>
          <w:iCs/>
        </w:rPr>
        <w:t xml:space="preserve"> </w:t>
      </w:r>
      <w:proofErr w:type="spellStart"/>
      <w:r w:rsidRPr="004F7743">
        <w:rPr>
          <w:rStyle w:val="Aucun"/>
          <w:i/>
          <w:iCs/>
        </w:rPr>
        <w:t>names</w:t>
      </w:r>
      <w:proofErr w:type="spellEnd"/>
      <w:r w:rsidRPr="004F7743">
        <w:rPr>
          <w:rStyle w:val="Aucun"/>
          <w:i/>
          <w:iCs/>
        </w:rPr>
        <w:t xml:space="preserve"> </w:t>
      </w:r>
      <w:proofErr w:type="spellStart"/>
      <w:r w:rsidRPr="004F7743">
        <w:rPr>
          <w:rStyle w:val="Aucun"/>
          <w:i/>
          <w:iCs/>
        </w:rPr>
        <w:t>from</w:t>
      </w:r>
      <w:proofErr w:type="spellEnd"/>
      <w:r w:rsidRPr="004F7743">
        <w:rPr>
          <w:rStyle w:val="Aucun"/>
          <w:i/>
          <w:iCs/>
        </w:rPr>
        <w:t xml:space="preserve"> </w:t>
      </w:r>
      <w:proofErr w:type="spellStart"/>
      <w:r w:rsidRPr="004F7743">
        <w:rPr>
          <w:rStyle w:val="Aucun"/>
          <w:i/>
          <w:iCs/>
        </w:rPr>
        <w:t>recipes</w:t>
      </w:r>
      <w:proofErr w:type="spellEnd"/>
      <w:r w:rsidRPr="004F7743">
        <w:rPr>
          <w:rStyle w:val="Aucun"/>
          <w:i/>
          <w:iCs/>
        </w:rPr>
        <w:t xml:space="preserve"> by </w:t>
      </w:r>
      <w:proofErr w:type="spellStart"/>
      <w:r w:rsidRPr="004F7743">
        <w:rPr>
          <w:rStyle w:val="Aucun"/>
          <w:i/>
          <w:iCs/>
        </w:rPr>
        <w:t>combining</w:t>
      </w:r>
      <w:proofErr w:type="spellEnd"/>
      <w:r w:rsidRPr="004F7743">
        <w:rPr>
          <w:rStyle w:val="Aucun"/>
          <w:i/>
          <w:iCs/>
        </w:rPr>
        <w:t xml:space="preserve"> </w:t>
      </w:r>
      <w:proofErr w:type="spellStart"/>
      <w:r w:rsidRPr="004F7743">
        <w:rPr>
          <w:rStyle w:val="Aucun"/>
          <w:i/>
          <w:iCs/>
        </w:rPr>
        <w:t>linguistic</w:t>
      </w:r>
      <w:proofErr w:type="spellEnd"/>
      <w:r w:rsidRPr="004F7743">
        <w:rPr>
          <w:rStyle w:val="Aucun"/>
          <w:i/>
          <w:iCs/>
        </w:rPr>
        <w:t xml:space="preserve"> annotations and CRF </w:t>
      </w:r>
      <w:proofErr w:type="spellStart"/>
      <w:r w:rsidRPr="004F7743">
        <w:rPr>
          <w:rStyle w:val="Aucun"/>
          <w:i/>
          <w:iCs/>
        </w:rPr>
        <w:t>selection</w:t>
      </w:r>
      <w:proofErr w:type="spellEnd"/>
      <w:r w:rsidR="000037C6">
        <w:rPr>
          <w:rStyle w:val="Aucun"/>
          <w:i/>
          <w:iCs/>
        </w:rPr>
        <w:t>.</w:t>
      </w:r>
      <w:r w:rsidRPr="004F7743">
        <w:rPr>
          <w:rStyle w:val="Aucun"/>
          <w:i/>
          <w:iCs/>
        </w:rPr>
        <w:t xml:space="preserve"> </w:t>
      </w:r>
      <w:r w:rsidR="000037C6">
        <w:rPr>
          <w:rStyle w:val="Aucun"/>
        </w:rPr>
        <w:t xml:space="preserve">Celui </w:t>
      </w:r>
      <w:r w:rsidRPr="004F7743">
        <w:rPr>
          <w:rStyle w:val="Aucun"/>
        </w:rPr>
        <w:t xml:space="preserve">de R. </w:t>
      </w:r>
      <w:proofErr w:type="spellStart"/>
      <w:r w:rsidRPr="004F7743">
        <w:rPr>
          <w:rStyle w:val="Aucun"/>
        </w:rPr>
        <w:t>Agarwal</w:t>
      </w:r>
      <w:proofErr w:type="spellEnd"/>
      <w:r w:rsidRPr="004F7743">
        <w:rPr>
          <w:rStyle w:val="Aucun"/>
        </w:rPr>
        <w:t xml:space="preserve"> &amp; K. Miller, </w:t>
      </w:r>
      <w:r w:rsidRPr="004F7743">
        <w:rPr>
          <w:rStyle w:val="Aucun"/>
          <w:i/>
          <w:iCs/>
        </w:rPr>
        <w:t xml:space="preserve">Information Extraction </w:t>
      </w:r>
      <w:proofErr w:type="spellStart"/>
      <w:r w:rsidRPr="004F7743">
        <w:rPr>
          <w:rStyle w:val="Aucun"/>
          <w:i/>
          <w:iCs/>
        </w:rPr>
        <w:t>from</w:t>
      </w:r>
      <w:proofErr w:type="spellEnd"/>
      <w:r w:rsidRPr="004F7743">
        <w:rPr>
          <w:rStyle w:val="Aucun"/>
          <w:i/>
          <w:iCs/>
        </w:rPr>
        <w:t xml:space="preserve"> </w:t>
      </w:r>
      <w:proofErr w:type="spellStart"/>
      <w:r w:rsidRPr="004F7743">
        <w:rPr>
          <w:rStyle w:val="Aucun"/>
          <w:i/>
          <w:iCs/>
        </w:rPr>
        <w:t>Recipes</w:t>
      </w:r>
      <w:proofErr w:type="spellEnd"/>
      <w:r>
        <w:rPr>
          <w:rStyle w:val="Aucun"/>
        </w:rPr>
        <w:t>, dont le corpus est comme le nôtre semi-structuré en XML, nous a également fourni quelques pistes pour notre travail.</w:t>
      </w:r>
    </w:p>
    <w:p w:rsidR="008114A2" w:rsidRDefault="00664F49">
      <w:pPr>
        <w:pStyle w:val="Corps"/>
      </w:pPr>
      <w:r>
        <w:rPr>
          <w:rStyle w:val="Aucun"/>
        </w:rPr>
        <w:t xml:space="preserve">Hamon et </w:t>
      </w:r>
      <w:proofErr w:type="spellStart"/>
      <w:r>
        <w:rPr>
          <w:rStyle w:val="Aucun"/>
        </w:rPr>
        <w:t>Grabar</w:t>
      </w:r>
      <w:proofErr w:type="spellEnd"/>
      <w:r>
        <w:rPr>
          <w:rStyle w:val="Aucun"/>
        </w:rPr>
        <w:t xml:space="preserve"> traitent comme nous des données en français, ce qui est </w:t>
      </w:r>
      <w:proofErr w:type="spellStart"/>
      <w:r>
        <w:rPr>
          <w:rStyle w:val="Aucun"/>
        </w:rPr>
        <w:t>particuli</w:t>
      </w:r>
      <w:proofErr w:type="spellEnd"/>
      <w:r>
        <w:rPr>
          <w:rStyle w:val="Aucun"/>
          <w:lang w:val="it-IT"/>
        </w:rPr>
        <w:t>è</w:t>
      </w:r>
      <w:proofErr w:type="spellStart"/>
      <w:r>
        <w:rPr>
          <w:rStyle w:val="Aucun"/>
        </w:rPr>
        <w:t>rement</w:t>
      </w:r>
      <w:proofErr w:type="spellEnd"/>
      <w:r>
        <w:rPr>
          <w:rStyle w:val="Aucun"/>
        </w:rPr>
        <w:t xml:space="preserve"> intéressant pour nous, et leur travail est divisé en deux é</w:t>
      </w:r>
      <w:r>
        <w:rPr>
          <w:rStyle w:val="Aucun"/>
          <w:lang w:val="it-IT"/>
        </w:rPr>
        <w:t>tapes.  La premiè</w:t>
      </w:r>
      <w:proofErr w:type="spellStart"/>
      <w:r>
        <w:rPr>
          <w:rStyle w:val="Aucun"/>
        </w:rPr>
        <w:t>re</w:t>
      </w:r>
      <w:proofErr w:type="spellEnd"/>
      <w:r>
        <w:rPr>
          <w:rStyle w:val="Aucun"/>
        </w:rPr>
        <w:t xml:space="preserve"> étape est un travail de reconnaissance d</w:t>
      </w:r>
      <w:r>
        <w:rPr>
          <w:rStyle w:val="Aucun"/>
          <w:rtl/>
        </w:rPr>
        <w:t>’</w:t>
      </w:r>
      <w:r>
        <w:rPr>
          <w:rStyle w:val="Aucun"/>
          <w:lang w:val="it-IT"/>
        </w:rPr>
        <w:t>entit</w:t>
      </w:r>
      <w:proofErr w:type="spellStart"/>
      <w:r>
        <w:rPr>
          <w:rStyle w:val="Aucun"/>
        </w:rPr>
        <w:t>és</w:t>
      </w:r>
      <w:proofErr w:type="spellEnd"/>
      <w:r>
        <w:rPr>
          <w:rStyle w:val="Aucun"/>
        </w:rPr>
        <w:t xml:space="preserve"> nommées et utilise pour cela de nombreuses ressources lexicales, non seulement pour les ingrédients mais aussi pour d</w:t>
      </w:r>
      <w:r>
        <w:rPr>
          <w:rStyle w:val="Aucun"/>
          <w:rtl/>
        </w:rPr>
        <w:t>’</w:t>
      </w:r>
      <w:r>
        <w:rPr>
          <w:rStyle w:val="Aucun"/>
        </w:rPr>
        <w:t>autres entités propres aux recettes de cuisine (ustensiles, actions</w:t>
      </w:r>
      <w:r w:rsidR="000037C6">
        <w:rPr>
          <w:rStyle w:val="Aucun"/>
        </w:rPr>
        <w:t>,</w:t>
      </w:r>
      <w:r>
        <w:rPr>
          <w:rStyle w:val="Aucun"/>
        </w:rPr>
        <w:t xml:space="preserve"> quantités, durées...) que les auteurs ont ensuite projetées sur leur corpus à l</w:t>
      </w:r>
      <w:r>
        <w:rPr>
          <w:rStyle w:val="Aucun"/>
          <w:rtl/>
        </w:rPr>
        <w:t>’</w:t>
      </w:r>
      <w:r>
        <w:rPr>
          <w:rStyle w:val="Aucun"/>
        </w:rPr>
        <w:t>aide d</w:t>
      </w:r>
      <w:r>
        <w:rPr>
          <w:rStyle w:val="Aucun"/>
          <w:rtl/>
        </w:rPr>
        <w:t>’</w:t>
      </w:r>
      <w:r>
        <w:rPr>
          <w:rStyle w:val="Aucun"/>
        </w:rPr>
        <w:t xml:space="preserve">un outil (le module Perl </w:t>
      </w:r>
      <w:proofErr w:type="spellStart"/>
      <w:r w:rsidRPr="000037C6">
        <w:rPr>
          <w:rStyle w:val="Aucun"/>
          <w:i/>
        </w:rPr>
        <w:t>Alvis</w:t>
      </w:r>
      <w:proofErr w:type="spellEnd"/>
      <w:r w:rsidRPr="000037C6">
        <w:rPr>
          <w:rStyle w:val="Aucun"/>
          <w:i/>
        </w:rPr>
        <w:t>:</w:t>
      </w:r>
      <w:proofErr w:type="gramStart"/>
      <w:r w:rsidRPr="000037C6">
        <w:rPr>
          <w:rStyle w:val="Aucun"/>
          <w:i/>
        </w:rPr>
        <w:t>:</w:t>
      </w:r>
      <w:proofErr w:type="spellStart"/>
      <w:r w:rsidRPr="000037C6">
        <w:rPr>
          <w:rStyle w:val="Aucun"/>
          <w:i/>
        </w:rPr>
        <w:t>TermTagger</w:t>
      </w:r>
      <w:proofErr w:type="spellEnd"/>
      <w:proofErr w:type="gramEnd"/>
      <w:r>
        <w:rPr>
          <w:rStyle w:val="Aucun"/>
        </w:rPr>
        <w:t>). Les sites web ayant servi à constituer leurs ressources sont mentionnés dans l</w:t>
      </w:r>
      <w:r>
        <w:rPr>
          <w:rStyle w:val="Aucun"/>
          <w:rtl/>
        </w:rPr>
        <w:t>’</w:t>
      </w:r>
      <w:r>
        <w:rPr>
          <w:rStyle w:val="Aucun"/>
        </w:rPr>
        <w:t>article et nous avons pu nous en servir pour constituer notre lexique d</w:t>
      </w:r>
      <w:r>
        <w:rPr>
          <w:rStyle w:val="Aucun"/>
          <w:rtl/>
        </w:rPr>
        <w:t>’</w:t>
      </w:r>
      <w:r>
        <w:rPr>
          <w:rStyle w:val="Aucun"/>
          <w:lang w:val="da-DK"/>
        </w:rPr>
        <w:t>ingr</w:t>
      </w:r>
      <w:proofErr w:type="spellStart"/>
      <w:r>
        <w:rPr>
          <w:rStyle w:val="Aucun"/>
        </w:rPr>
        <w:t>édients</w:t>
      </w:r>
      <w:proofErr w:type="spellEnd"/>
      <w:r>
        <w:rPr>
          <w:rStyle w:val="Aucun"/>
        </w:rPr>
        <w:t xml:space="preserve"> que nous avons </w:t>
      </w:r>
      <w:proofErr w:type="spellStart"/>
      <w:r>
        <w:rPr>
          <w:rStyle w:val="Aucun"/>
        </w:rPr>
        <w:t>scrappé</w:t>
      </w:r>
      <w:proofErr w:type="spellEnd"/>
      <w:r>
        <w:rPr>
          <w:rStyle w:val="Aucun"/>
        </w:rPr>
        <w:t xml:space="preserve"> sur le site http://les.calories.free.fr/. Les auteurs ont ensuite </w:t>
      </w:r>
      <w:r>
        <w:rPr>
          <w:rStyle w:val="Aucun"/>
        </w:rPr>
        <w:lastRenderedPageBreak/>
        <w:t xml:space="preserve">utilisé un </w:t>
      </w:r>
      <w:proofErr w:type="spellStart"/>
      <w:r>
        <w:rPr>
          <w:rStyle w:val="Aucun"/>
        </w:rPr>
        <w:t>syst</w:t>
      </w:r>
      <w:proofErr w:type="spellEnd"/>
      <w:r>
        <w:rPr>
          <w:rStyle w:val="Aucun"/>
          <w:lang w:val="it-IT"/>
        </w:rPr>
        <w:t>è</w:t>
      </w:r>
      <w:r>
        <w:rPr>
          <w:rStyle w:val="Aucun"/>
        </w:rPr>
        <w:t xml:space="preserve">me à </w:t>
      </w:r>
      <w:r>
        <w:rPr>
          <w:rStyle w:val="Aucun"/>
          <w:lang w:val="pt-PT"/>
        </w:rPr>
        <w:t>base de r</w:t>
      </w:r>
      <w:r>
        <w:rPr>
          <w:rStyle w:val="Aucun"/>
          <w:lang w:val="it-IT"/>
        </w:rPr>
        <w:t>è</w:t>
      </w:r>
      <w:proofErr w:type="spellStart"/>
      <w:r>
        <w:rPr>
          <w:rStyle w:val="Aucun"/>
        </w:rPr>
        <w:t>gles</w:t>
      </w:r>
      <w:proofErr w:type="spellEnd"/>
      <w:r>
        <w:rPr>
          <w:rStyle w:val="Aucun"/>
        </w:rPr>
        <w:t xml:space="preserve"> puis un </w:t>
      </w:r>
      <w:proofErr w:type="spellStart"/>
      <w:r>
        <w:rPr>
          <w:rStyle w:val="Aucun"/>
        </w:rPr>
        <w:t>classifieur</w:t>
      </w:r>
      <w:proofErr w:type="spellEnd"/>
      <w:r>
        <w:rPr>
          <w:rStyle w:val="Aucun"/>
        </w:rPr>
        <w:t xml:space="preserve"> automatique de type CRF pour distinguer les ingrédients les plus importants.</w:t>
      </w:r>
    </w:p>
    <w:p w:rsidR="008114A2" w:rsidRDefault="00664F49">
      <w:pPr>
        <w:pStyle w:val="Corps"/>
      </w:pPr>
      <w:proofErr w:type="spellStart"/>
      <w:r>
        <w:rPr>
          <w:rStyle w:val="Aucun"/>
        </w:rPr>
        <w:t>Agarwal</w:t>
      </w:r>
      <w:proofErr w:type="spellEnd"/>
      <w:r>
        <w:rPr>
          <w:rStyle w:val="Aucun"/>
        </w:rPr>
        <w:t xml:space="preserve"> et Miller travaillent quant à eux sur un corpus semi-structuré en XML, dont la structure est tr</w:t>
      </w:r>
      <w:r>
        <w:rPr>
          <w:rStyle w:val="Aucun"/>
          <w:lang w:val="it-IT"/>
        </w:rPr>
        <w:t>è</w:t>
      </w:r>
      <w:r>
        <w:rPr>
          <w:rStyle w:val="Aucun"/>
        </w:rPr>
        <w:t>s similaire à celle de notre corpus. Leur dé</w:t>
      </w:r>
      <w:r>
        <w:rPr>
          <w:rStyle w:val="Aucun"/>
          <w:lang w:val="it-IT"/>
        </w:rPr>
        <w:t xml:space="preserve">marche consiste </w:t>
      </w:r>
      <w:r>
        <w:rPr>
          <w:rStyle w:val="Aucun"/>
        </w:rPr>
        <w:t xml:space="preserve">à générer automatiquement une représentation de recettes interprétable par une machine en réduisant chaque étape de préparation à </w:t>
      </w:r>
      <w:r>
        <w:rPr>
          <w:rStyle w:val="Aucun"/>
          <w:lang w:val="it-IT"/>
        </w:rPr>
        <w:t>un pr</w:t>
      </w:r>
      <w:proofErr w:type="spellStart"/>
      <w:r>
        <w:rPr>
          <w:rStyle w:val="Aucun"/>
        </w:rPr>
        <w:t>édicat</w:t>
      </w:r>
      <w:proofErr w:type="spellEnd"/>
      <w:r>
        <w:rPr>
          <w:rStyle w:val="Aucun"/>
        </w:rPr>
        <w:t xml:space="preserve"> (action) à un à deux arguments (ingrédient/patient, ustensile/agent), ce qui </w:t>
      </w:r>
      <w:proofErr w:type="spellStart"/>
      <w:r>
        <w:rPr>
          <w:rStyle w:val="Aucun"/>
        </w:rPr>
        <w:t>repré</w:t>
      </w:r>
      <w:proofErr w:type="spellEnd"/>
      <w:r>
        <w:rPr>
          <w:rStyle w:val="Aucun"/>
          <w:lang w:val="it-IT"/>
        </w:rPr>
        <w:t>sente pr</w:t>
      </w:r>
      <w:proofErr w:type="spellStart"/>
      <w:r>
        <w:rPr>
          <w:rStyle w:val="Aucun"/>
        </w:rPr>
        <w:t>écisément</w:t>
      </w:r>
      <w:proofErr w:type="spellEnd"/>
      <w:r>
        <w:rPr>
          <w:rStyle w:val="Aucun"/>
        </w:rPr>
        <w:t xml:space="preserve"> ce dont nous avons besoin pour nos calculs de complexité. Leur travail est également réparti en deux étapes : une étape de reconnaissance d</w:t>
      </w:r>
      <w:r>
        <w:rPr>
          <w:rStyle w:val="Aucun"/>
          <w:rtl/>
        </w:rPr>
        <w:t>’</w:t>
      </w:r>
      <w:r>
        <w:rPr>
          <w:rStyle w:val="Aucun"/>
          <w:lang w:val="it-IT"/>
        </w:rPr>
        <w:t>entit</w:t>
      </w:r>
      <w:proofErr w:type="spellStart"/>
      <w:r>
        <w:rPr>
          <w:rStyle w:val="Aucun"/>
        </w:rPr>
        <w:t>és</w:t>
      </w:r>
      <w:proofErr w:type="spellEnd"/>
      <w:r>
        <w:rPr>
          <w:rStyle w:val="Aucun"/>
        </w:rPr>
        <w:t xml:space="preserve"> nommées utilisant un </w:t>
      </w:r>
      <w:proofErr w:type="spellStart"/>
      <w:r>
        <w:rPr>
          <w:rStyle w:val="Aucun"/>
        </w:rPr>
        <w:t>mod</w:t>
      </w:r>
      <w:proofErr w:type="spellEnd"/>
      <w:r>
        <w:rPr>
          <w:rStyle w:val="Aucun"/>
          <w:lang w:val="it-IT"/>
        </w:rPr>
        <w:t>è</w:t>
      </w:r>
      <w:r>
        <w:rPr>
          <w:rStyle w:val="Aucun"/>
        </w:rPr>
        <w:t xml:space="preserve">le MEMM (Maximum </w:t>
      </w:r>
      <w:proofErr w:type="spellStart"/>
      <w:r>
        <w:rPr>
          <w:rStyle w:val="Aucun"/>
        </w:rPr>
        <w:t>Entropy</w:t>
      </w:r>
      <w:proofErr w:type="spellEnd"/>
      <w:r>
        <w:rPr>
          <w:rStyle w:val="Aucun"/>
        </w:rPr>
        <w:t xml:space="preserve"> Markov Model) puis un travail d’étiquetage en rôles sémantiques effectué à l</w:t>
      </w:r>
      <w:r>
        <w:rPr>
          <w:rStyle w:val="Aucun"/>
          <w:rtl/>
        </w:rPr>
        <w:t>’</w:t>
      </w:r>
      <w:r>
        <w:rPr>
          <w:rStyle w:val="Aucun"/>
        </w:rPr>
        <w:t>aide d</w:t>
      </w:r>
      <w:r>
        <w:rPr>
          <w:rStyle w:val="Aucun"/>
          <w:rtl/>
        </w:rPr>
        <w:t>’</w:t>
      </w:r>
      <w:r>
        <w:rPr>
          <w:rStyle w:val="Aucun"/>
        </w:rPr>
        <w:t xml:space="preserve">un algorithme à </w:t>
      </w:r>
      <w:r>
        <w:rPr>
          <w:rStyle w:val="Aucun"/>
          <w:lang w:val="pt-PT"/>
        </w:rPr>
        <w:t>base de r</w:t>
      </w:r>
      <w:r>
        <w:rPr>
          <w:rStyle w:val="Aucun"/>
          <w:lang w:val="it-IT"/>
        </w:rPr>
        <w:t>è</w:t>
      </w:r>
      <w:proofErr w:type="spellStart"/>
      <w:r>
        <w:rPr>
          <w:rStyle w:val="Aucun"/>
        </w:rPr>
        <w:t>gles</w:t>
      </w:r>
      <w:proofErr w:type="spellEnd"/>
      <w:r>
        <w:rPr>
          <w:rStyle w:val="Aucun"/>
        </w:rPr>
        <w:t xml:space="preserve">. Cette </w:t>
      </w:r>
      <w:proofErr w:type="spellStart"/>
      <w:r>
        <w:rPr>
          <w:rStyle w:val="Aucun"/>
        </w:rPr>
        <w:t>derni</w:t>
      </w:r>
      <w:proofErr w:type="spellEnd"/>
      <w:r>
        <w:rPr>
          <w:rStyle w:val="Aucun"/>
          <w:lang w:val="it-IT"/>
        </w:rPr>
        <w:t>è</w:t>
      </w:r>
      <w:proofErr w:type="spellStart"/>
      <w:r>
        <w:rPr>
          <w:rStyle w:val="Aucun"/>
        </w:rPr>
        <w:t>re</w:t>
      </w:r>
      <w:proofErr w:type="spellEnd"/>
      <w:r>
        <w:rPr>
          <w:rStyle w:val="Aucun"/>
        </w:rPr>
        <w:t xml:space="preserve"> étape s</w:t>
      </w:r>
      <w:r>
        <w:rPr>
          <w:rStyle w:val="Aucun"/>
          <w:rtl/>
        </w:rPr>
        <w:t>’</w:t>
      </w:r>
      <w:r>
        <w:rPr>
          <w:rStyle w:val="Aucun"/>
        </w:rPr>
        <w:t>appuie sur des arbres syntaxiques, ce qui nous semble en effet une solution tr</w:t>
      </w:r>
      <w:r>
        <w:rPr>
          <w:rStyle w:val="Aucun"/>
          <w:lang w:val="it-IT"/>
        </w:rPr>
        <w:t>è</w:t>
      </w:r>
      <w:r w:rsidRPr="004F7743">
        <w:rPr>
          <w:rStyle w:val="Aucun"/>
        </w:rPr>
        <w:t>s int</w:t>
      </w:r>
      <w:r>
        <w:rPr>
          <w:rStyle w:val="Aucun"/>
        </w:rPr>
        <w:t>éressante pour relier les actions aux ingrédients et aux ustensiles. Il est cependant fort dommage que les auteurs n</w:t>
      </w:r>
      <w:r>
        <w:rPr>
          <w:rStyle w:val="Aucun"/>
          <w:rtl/>
        </w:rPr>
        <w:t>’</w:t>
      </w:r>
      <w:r>
        <w:rPr>
          <w:rStyle w:val="Aucun"/>
        </w:rPr>
        <w:t xml:space="preserve">expliquent pas le fonctionnement du module </w:t>
      </w:r>
      <w:proofErr w:type="spellStart"/>
      <w:r>
        <w:rPr>
          <w:rStyle w:val="Aucun"/>
        </w:rPr>
        <w:t>qu</w:t>
      </w:r>
      <w:proofErr w:type="spellEnd"/>
      <w:r>
        <w:rPr>
          <w:rStyle w:val="Aucun"/>
          <w:rtl/>
        </w:rPr>
        <w:t>’</w:t>
      </w:r>
      <w:r>
        <w:rPr>
          <w:rStyle w:val="Aucun"/>
        </w:rPr>
        <w:t xml:space="preserve">ils utilisent pour régler les </w:t>
      </w:r>
      <w:proofErr w:type="spellStart"/>
      <w:r>
        <w:rPr>
          <w:rStyle w:val="Aucun"/>
        </w:rPr>
        <w:t>probl</w:t>
      </w:r>
      <w:proofErr w:type="spellEnd"/>
      <w:r>
        <w:rPr>
          <w:rStyle w:val="Aucun"/>
          <w:lang w:val="it-IT"/>
        </w:rPr>
        <w:t>è</w:t>
      </w:r>
      <w:r>
        <w:rPr>
          <w:rStyle w:val="Aucun"/>
        </w:rPr>
        <w:t>mes de coréférences que nous avons évoqués en introduction.</w:t>
      </w:r>
    </w:p>
    <w:p w:rsidR="008114A2" w:rsidRDefault="008114A2">
      <w:pPr>
        <w:pStyle w:val="Corps"/>
      </w:pPr>
    </w:p>
    <w:p w:rsidR="008114A2" w:rsidRDefault="00664F49">
      <w:pPr>
        <w:pStyle w:val="Corps"/>
        <w:rPr>
          <w:rStyle w:val="Aucun"/>
        </w:rPr>
      </w:pPr>
      <w:r>
        <w:rPr>
          <w:rStyle w:val="Aucun"/>
        </w:rPr>
        <w:t>Concernant le calcul de complexité des recettes, qui est le sujet principal de notre projet, les travaux sont plus difficiles à trouver mais il nous faut mentionner l</w:t>
      </w:r>
      <w:r>
        <w:rPr>
          <w:rStyle w:val="Aucun"/>
          <w:rtl/>
        </w:rPr>
        <w:t>’</w:t>
      </w:r>
      <w:r w:rsidRPr="004F7743">
        <w:rPr>
          <w:rStyle w:val="Aucun"/>
        </w:rPr>
        <w:t xml:space="preserve">article de Yun-Jung Lee, </w:t>
      </w:r>
      <w:proofErr w:type="spellStart"/>
      <w:r w:rsidRPr="004F7743">
        <w:rPr>
          <w:rStyle w:val="Aucun"/>
        </w:rPr>
        <w:t>Seong</w:t>
      </w:r>
      <w:proofErr w:type="spellEnd"/>
      <w:r w:rsidRPr="004F7743">
        <w:rPr>
          <w:rStyle w:val="Aucun"/>
        </w:rPr>
        <w:t xml:space="preserve">-Min Yoon et Hwan-Gue Cho, </w:t>
      </w:r>
      <w:proofErr w:type="spellStart"/>
      <w:r w:rsidRPr="004F7743">
        <w:rPr>
          <w:rStyle w:val="Aucun"/>
          <w:i/>
          <w:iCs/>
        </w:rPr>
        <w:t>Complexity</w:t>
      </w:r>
      <w:proofErr w:type="spellEnd"/>
      <w:r w:rsidRPr="004F7743">
        <w:rPr>
          <w:rStyle w:val="Aucun"/>
          <w:i/>
          <w:iCs/>
        </w:rPr>
        <w:t xml:space="preserve"> and </w:t>
      </w:r>
      <w:proofErr w:type="spellStart"/>
      <w:r w:rsidRPr="004F7743">
        <w:rPr>
          <w:rStyle w:val="Aucun"/>
          <w:i/>
          <w:iCs/>
        </w:rPr>
        <w:t>Similarity</w:t>
      </w:r>
      <w:proofErr w:type="spellEnd"/>
      <w:r w:rsidRPr="004F7743">
        <w:rPr>
          <w:rStyle w:val="Aucun"/>
          <w:i/>
          <w:iCs/>
        </w:rPr>
        <w:t xml:space="preserve"> of </w:t>
      </w:r>
      <w:proofErr w:type="spellStart"/>
      <w:r w:rsidRPr="004F7743">
        <w:rPr>
          <w:rStyle w:val="Aucun"/>
          <w:i/>
          <w:iCs/>
        </w:rPr>
        <w:t>Recipes</w:t>
      </w:r>
      <w:proofErr w:type="spellEnd"/>
      <w:r w:rsidRPr="004F7743">
        <w:rPr>
          <w:rStyle w:val="Aucun"/>
          <w:i/>
          <w:iCs/>
        </w:rPr>
        <w:t xml:space="preserve"> </w:t>
      </w:r>
      <w:proofErr w:type="spellStart"/>
      <w:r w:rsidRPr="004F7743">
        <w:rPr>
          <w:rStyle w:val="Aucun"/>
          <w:i/>
          <w:iCs/>
        </w:rPr>
        <w:t>based</w:t>
      </w:r>
      <w:proofErr w:type="spellEnd"/>
      <w:r w:rsidRPr="004F7743">
        <w:rPr>
          <w:rStyle w:val="Aucun"/>
          <w:i/>
          <w:iCs/>
        </w:rPr>
        <w:t xml:space="preserve"> on </w:t>
      </w:r>
      <w:proofErr w:type="spellStart"/>
      <w:r w:rsidRPr="004F7743">
        <w:rPr>
          <w:rStyle w:val="Aucun"/>
          <w:i/>
          <w:iCs/>
        </w:rPr>
        <w:t>Entropy</w:t>
      </w:r>
      <w:proofErr w:type="spellEnd"/>
      <w:r w:rsidRPr="004F7743">
        <w:rPr>
          <w:rStyle w:val="Aucun"/>
          <w:i/>
          <w:iCs/>
        </w:rPr>
        <w:t xml:space="preserve"> </w:t>
      </w:r>
      <w:proofErr w:type="spellStart"/>
      <w:r w:rsidRPr="004F7743">
        <w:rPr>
          <w:rStyle w:val="Aucun"/>
          <w:i/>
          <w:iCs/>
        </w:rPr>
        <w:t>Measurement</w:t>
      </w:r>
      <w:proofErr w:type="spellEnd"/>
      <w:r>
        <w:rPr>
          <w:rStyle w:val="Aucun"/>
        </w:rPr>
        <w:t>. Les auteurs y mesurent la complexité des recettes ainsi que la similarité entre recettes (il existe plusieurs autres travaux sur ce sujet, qui n</w:t>
      </w:r>
      <w:r>
        <w:rPr>
          <w:rStyle w:val="Aucun"/>
          <w:rtl/>
        </w:rPr>
        <w:t>’</w:t>
      </w:r>
      <w:r>
        <w:rPr>
          <w:rStyle w:val="Aucun"/>
        </w:rPr>
        <w:t>est pas celui qui nous intéresse ici), en utilisant l</w:t>
      </w:r>
      <w:r>
        <w:rPr>
          <w:rStyle w:val="Aucun"/>
          <w:rtl/>
        </w:rPr>
        <w:t>’</w:t>
      </w:r>
      <w:r>
        <w:rPr>
          <w:rStyle w:val="Aucun"/>
        </w:rPr>
        <w:t xml:space="preserve">entropie. Pour effectuer ce travail, ils commencent eux aussi par une extraction des ingrédients (en utilisant la liste des ingrédients et en la nettoyant de </w:t>
      </w:r>
      <w:proofErr w:type="spellStart"/>
      <w:r>
        <w:rPr>
          <w:rStyle w:val="Aucun"/>
        </w:rPr>
        <w:t>mani</w:t>
      </w:r>
      <w:proofErr w:type="spellEnd"/>
      <w:r>
        <w:rPr>
          <w:rStyle w:val="Aucun"/>
          <w:lang w:val="it-IT"/>
        </w:rPr>
        <w:t>è</w:t>
      </w:r>
      <w:proofErr w:type="spellStart"/>
      <w:r>
        <w:rPr>
          <w:rStyle w:val="Aucun"/>
        </w:rPr>
        <w:t>re</w:t>
      </w:r>
      <w:proofErr w:type="spellEnd"/>
      <w:r>
        <w:rPr>
          <w:rStyle w:val="Aucun"/>
        </w:rPr>
        <w:t xml:space="preserve"> semi-automatique) et des actions effectuées sur eux (peu de précisions sont apportées sur cette étape). L</w:t>
      </w:r>
      <w:r>
        <w:rPr>
          <w:rStyle w:val="Aucun"/>
          <w:rtl/>
        </w:rPr>
        <w:t>’</w:t>
      </w:r>
      <w:r>
        <w:rPr>
          <w:rStyle w:val="Aucun"/>
        </w:rPr>
        <w:t>entropie permet de calculer le degré d</w:t>
      </w:r>
      <w:r>
        <w:rPr>
          <w:rStyle w:val="Aucun"/>
          <w:rtl/>
        </w:rPr>
        <w:t>’</w:t>
      </w:r>
      <w:r>
        <w:rPr>
          <w:rStyle w:val="Aucun"/>
        </w:rPr>
        <w:t>information apporté par ces éléments (si un ingrédient est utilisé dans une majorité de recettes, comme par exemple le sel, sa présence n</w:t>
      </w:r>
      <w:r>
        <w:rPr>
          <w:rStyle w:val="Aucun"/>
          <w:rtl/>
        </w:rPr>
        <w:t>’</w:t>
      </w:r>
      <w:r>
        <w:rPr>
          <w:rStyle w:val="Aucun"/>
        </w:rPr>
        <w:t>apporte que peu d</w:t>
      </w:r>
      <w:r>
        <w:rPr>
          <w:rStyle w:val="Aucun"/>
          <w:rtl/>
        </w:rPr>
        <w:t>’</w:t>
      </w:r>
      <w:r>
        <w:rPr>
          <w:rStyle w:val="Aucun"/>
        </w:rPr>
        <w:t>information) et sert à calculer deux types de complexité : une complexité de préparation basée sur la somme des entropies des ingrédients de la recette (la recette est complexe si les ingrédients sont nombreux et/ou peu communs) et une complexité de procédure basée sur la somme des entropies des verbes d</w:t>
      </w:r>
      <w:r>
        <w:rPr>
          <w:rStyle w:val="Aucun"/>
          <w:rtl/>
        </w:rPr>
        <w:t>’</w:t>
      </w:r>
      <w:r>
        <w:rPr>
          <w:rStyle w:val="Aucun"/>
        </w:rPr>
        <w:t>action (« </w:t>
      </w:r>
      <w:r w:rsidRPr="004F7743">
        <w:rPr>
          <w:rStyle w:val="Aucun"/>
        </w:rPr>
        <w:t xml:space="preserve">cooking </w:t>
      </w:r>
      <w:proofErr w:type="spellStart"/>
      <w:r w:rsidRPr="004F7743">
        <w:rPr>
          <w:rStyle w:val="Aucun"/>
        </w:rPr>
        <w:t>verbs</w:t>
      </w:r>
      <w:proofErr w:type="spellEnd"/>
      <w:r>
        <w:rPr>
          <w:rStyle w:val="Aucun"/>
        </w:rPr>
        <w:t xml:space="preserve"> »). Une visualisation du travail est apportée sous forme de graphes. Bien que ne correspondant pas à la méthode que nous avons </w:t>
      </w:r>
      <w:r w:rsidR="000037C6">
        <w:rPr>
          <w:rStyle w:val="Aucun"/>
        </w:rPr>
        <w:t>utilisé</w:t>
      </w:r>
      <w:r>
        <w:rPr>
          <w:rStyle w:val="Aucun"/>
        </w:rPr>
        <w:t xml:space="preserve"> pour ce projet, cette article est tr</w:t>
      </w:r>
      <w:r>
        <w:rPr>
          <w:rStyle w:val="Aucun"/>
          <w:lang w:val="it-IT"/>
        </w:rPr>
        <w:t>è</w:t>
      </w:r>
      <w:r w:rsidRPr="004F7743">
        <w:rPr>
          <w:rStyle w:val="Aucun"/>
        </w:rPr>
        <w:t>s int</w:t>
      </w:r>
      <w:r>
        <w:rPr>
          <w:rStyle w:val="Aucun"/>
        </w:rPr>
        <w:t xml:space="preserve">éressant et son approche nous a semblé </w:t>
      </w:r>
      <w:r>
        <w:rPr>
          <w:rStyle w:val="Aucun"/>
          <w:lang w:val="it-IT"/>
        </w:rPr>
        <w:t>pertinente.</w:t>
      </w:r>
    </w:p>
    <w:p w:rsidR="008114A2" w:rsidRDefault="008114A2">
      <w:pPr>
        <w:pStyle w:val="Corps"/>
        <w:rPr>
          <w:rStyle w:val="Aucun"/>
        </w:rPr>
      </w:pPr>
    </w:p>
    <w:p w:rsidR="008114A2" w:rsidRDefault="008114A2">
      <w:pPr>
        <w:pStyle w:val="Corps"/>
      </w:pPr>
    </w:p>
    <w:p w:rsidR="008114A2" w:rsidRDefault="00664F49">
      <w:pPr>
        <w:pStyle w:val="Titre"/>
      </w:pPr>
      <w:bookmarkStart w:id="5" w:name="_Toc2"/>
      <w:r>
        <w:t>III. Méthodologie</w:t>
      </w:r>
      <w:bookmarkEnd w:id="5"/>
    </w:p>
    <w:p w:rsidR="008114A2" w:rsidRDefault="008114A2">
      <w:pPr>
        <w:pStyle w:val="Corps"/>
      </w:pPr>
    </w:p>
    <w:p w:rsidR="008114A2" w:rsidRDefault="00664F49">
      <w:pPr>
        <w:pStyle w:val="Titre2"/>
        <w:numPr>
          <w:ilvl w:val="0"/>
          <w:numId w:val="9"/>
        </w:numPr>
      </w:pPr>
      <w:bookmarkStart w:id="6" w:name="_Toc3"/>
      <w:r>
        <w:t>Méthodologie globale</w:t>
      </w:r>
      <w:bookmarkEnd w:id="6"/>
    </w:p>
    <w:p w:rsidR="008114A2" w:rsidRDefault="008114A2">
      <w:pPr>
        <w:pStyle w:val="Corps"/>
      </w:pPr>
    </w:p>
    <w:p w:rsidR="008114A2" w:rsidRDefault="00664F49">
      <w:pPr>
        <w:pStyle w:val="Corps"/>
      </w:pPr>
      <w:r>
        <w:lastRenderedPageBreak/>
        <w:t>Nous avons élaboré deux programmes principaux afin de répondre à la consigne du devoir. Tout d’abord, nous avons mis au point un programme chargé d’annoter le corps des recettes de cuisine. Le but de ce programme est d’identifier les ingrédients, les opérations culinaires, et leurs relations, ainsi que d’ajouter les informations de quantité pour les ingrédients. L’identification des ingrédients et opérations culinaires repose sur des lexiques, et non sur la liste d’ingrédients pour chaque recette, puisque cette liste doit servir pour l’évaluation. Nous avons donc d</w:t>
      </w:r>
      <w:ins w:id="7" w:author="Solveig Poder" w:date="2021-05-14T12:43:00Z">
        <w:r w:rsidR="00EA196E">
          <w:t>û</w:t>
        </w:r>
      </w:ins>
      <w:del w:id="8" w:author="Solveig Poder" w:date="2021-05-14T12:43:00Z">
        <w:r w:rsidDel="00EA196E">
          <w:delText>u</w:delText>
        </w:r>
      </w:del>
      <w:r>
        <w:t xml:space="preserve"> commencer par générer un lexique d’ingrédients et un lexique d’opérations culinaires. Les informations de quantité pour chaque ingrédient sont en revanche extraites à partir de la liste d’ingrédients.</w:t>
      </w:r>
    </w:p>
    <w:p w:rsidR="008114A2" w:rsidRDefault="00664F49">
      <w:pPr>
        <w:pStyle w:val="Corps"/>
      </w:pPr>
      <w:r>
        <w:t>Un deuxième programme est chargé de calculer les complexités en temps et en espace à partir du corpus enrichi en informations (la sortie du programme précédent). La complexité en temps est exprimée en nombre d’opérations : à chaque opération culinaire identifiée est associé un nombre d’opérations élémentaires, qui dépend de la complexité de l’opération (opération simple ou complexe), et de la quantité d’ingrédients à laquelle elle est associée. La complexité finale d’une recette correspond à la somme de ces nombres. La complexité en espace est exprimée en nombre de récipients nécessaires pour stocker les ingrédients ou préparations au cours de l’exécution de la recette. Cette complexité prend en compte les récipients utilisés pour stocker les ingrédients de base nécessaires à la recette, et les récipients liés aux différentes opérations culinaires. Le programme de calcul des complexités en temps</w:t>
      </w:r>
      <w:ins w:id="9" w:author="Solveig Poder" w:date="2021-05-14T12:54:00Z">
        <w:r w:rsidR="00FC0A32">
          <w:t xml:space="preserve"> et</w:t>
        </w:r>
      </w:ins>
      <w:r>
        <w:t xml:space="preserve"> en espace nécessite donc plusieurs tables que nous avons d</w:t>
      </w:r>
      <w:ins w:id="10" w:author="Solveig Poder" w:date="2021-05-14T12:54:00Z">
        <w:r w:rsidR="00FC0A32">
          <w:t>û</w:t>
        </w:r>
      </w:ins>
      <w:del w:id="11" w:author="Solveig Poder" w:date="2021-05-14T12:54:00Z">
        <w:r w:rsidDel="00FC0A32">
          <w:delText>u</w:delText>
        </w:r>
      </w:del>
      <w:r>
        <w:t xml:space="preserve"> définir : une table de nombre d’opérations élémentaires par opération</w:t>
      </w:r>
      <w:del w:id="12" w:author="Solveig Poder" w:date="2021-05-14T12:54:00Z">
        <w:r w:rsidDel="00FC0A32">
          <w:delText>s</w:delText>
        </w:r>
      </w:del>
      <w:r>
        <w:t xml:space="preserve"> culinaire</w:t>
      </w:r>
      <w:del w:id="13" w:author="Solveig Poder" w:date="2021-05-14T12:54:00Z">
        <w:r w:rsidDel="00FC0A32">
          <w:delText>s</w:delText>
        </w:r>
      </w:del>
      <w:r>
        <w:t>, une table de complexité en espace des opérations culinaires, et une table de conversion des quantités d’ingrédients.</w:t>
      </w:r>
    </w:p>
    <w:p w:rsidR="008114A2" w:rsidRDefault="00664F49">
      <w:pPr>
        <w:pStyle w:val="Corps"/>
      </w:pPr>
      <w:r>
        <w:t>La figure 1 ci-dessous résume les différentes étapes de notre travail</w:t>
      </w:r>
      <w:ins w:id="14" w:author="Solveig Poder" w:date="2021-05-14T12:54:00Z">
        <w:r w:rsidR="00FC0A32">
          <w:t xml:space="preserve"> </w:t>
        </w:r>
      </w:ins>
      <w:r>
        <w:t>:</w:t>
      </w:r>
    </w:p>
    <w:p w:rsidR="008114A2" w:rsidRDefault="008114A2">
      <w:pPr>
        <w:pStyle w:val="Corps"/>
      </w:pPr>
    </w:p>
    <w:p w:rsidR="008114A2" w:rsidRDefault="00664F49">
      <w:pPr>
        <w:pStyle w:val="Corps"/>
      </w:pPr>
      <w:r>
        <w:tab/>
      </w:r>
      <w:r>
        <w:tab/>
      </w:r>
      <w:r>
        <w:tab/>
      </w:r>
      <w:ins w:id="15" w:author="Solveig Poder" w:date="2021-05-14T12:57:00Z">
        <w:r w:rsidR="00FC0A32">
          <w:t>F</w:t>
        </w:r>
      </w:ins>
      <w:del w:id="16" w:author="Solveig Poder" w:date="2021-05-14T12:57:00Z">
        <w:r w:rsidDel="00FC0A32">
          <w:delText>f</w:delText>
        </w:r>
      </w:del>
      <w:r>
        <w:t>igure 1 : méthodologie globale du travail</w:t>
      </w:r>
    </w:p>
    <w:p w:rsidR="008114A2" w:rsidRDefault="00664F49">
      <w:pPr>
        <w:pStyle w:val="Corps"/>
      </w:pPr>
      <w:commentRangeStart w:id="17"/>
      <w:r>
        <w:rPr>
          <w:noProof/>
        </w:rPr>
        <w:lastRenderedPageBreak/>
        <w:drawing>
          <wp:anchor distT="152400" distB="152400" distL="152400" distR="152400" simplePos="0" relativeHeight="251659264" behindDoc="0" locked="0" layoutInCell="1" allowOverlap="1" wp14:anchorId="31C880A0" wp14:editId="73FB5456">
            <wp:simplePos x="0" y="0"/>
            <wp:positionH relativeFrom="margin">
              <wp:posOffset>947737</wp:posOffset>
            </wp:positionH>
            <wp:positionV relativeFrom="page">
              <wp:posOffset>488314</wp:posOffset>
            </wp:positionV>
            <wp:extent cx="3489135" cy="3967550"/>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Untitled Diagram.png"/>
                    <pic:cNvPicPr>
                      <a:picLocks noChangeAspect="1"/>
                    </pic:cNvPicPr>
                  </pic:nvPicPr>
                  <pic:blipFill>
                    <a:blip r:embed="rId9">
                      <a:extLst/>
                    </a:blip>
                    <a:stretch>
                      <a:fillRect/>
                    </a:stretch>
                  </pic:blipFill>
                  <pic:spPr>
                    <a:xfrm>
                      <a:off x="0" y="0"/>
                      <a:ext cx="3489135" cy="3967550"/>
                    </a:xfrm>
                    <a:prstGeom prst="rect">
                      <a:avLst/>
                    </a:prstGeom>
                    <a:ln w="12700" cap="flat">
                      <a:noFill/>
                      <a:miter lim="400000"/>
                    </a:ln>
                    <a:effectLst/>
                  </pic:spPr>
                </pic:pic>
              </a:graphicData>
            </a:graphic>
          </wp:anchor>
        </w:drawing>
      </w:r>
      <w:commentRangeEnd w:id="17"/>
      <w:r w:rsidR="00FC0A32">
        <w:rPr>
          <w:rStyle w:val="Marquedecommentaire"/>
          <w:rFonts w:ascii="Times New Roman" w:hAnsi="Times New Roman" w:cs="Times New Roman"/>
          <w:color w:val="auto"/>
          <w:lang w:val="en-US" w:eastAsia="en-US"/>
          <w14:textOutline w14:w="0" w14:cap="rnd" w14:cmpd="sng" w14:algn="ctr">
            <w14:noFill/>
            <w14:prstDash w14:val="solid"/>
            <w14:bevel/>
          </w14:textOutline>
        </w:rPr>
        <w:commentReference w:id="17"/>
      </w:r>
    </w:p>
    <w:p w:rsidR="008114A2" w:rsidRDefault="00664F49">
      <w:pPr>
        <w:pStyle w:val="Titre2"/>
        <w:numPr>
          <w:ilvl w:val="0"/>
          <w:numId w:val="9"/>
        </w:numPr>
      </w:pPr>
      <w:bookmarkStart w:id="18" w:name="_Toc4"/>
      <w:r>
        <w:t>Création des lexiques</w:t>
      </w:r>
      <w:bookmarkEnd w:id="18"/>
    </w:p>
    <w:p w:rsidR="008114A2" w:rsidRDefault="00664F49">
      <w:pPr>
        <w:pStyle w:val="Titre3"/>
      </w:pPr>
      <w:bookmarkStart w:id="19" w:name="_Toc5"/>
      <w:r>
        <w:t>2.1 Lexique des ingrédients</w:t>
      </w:r>
      <w:bookmarkEnd w:id="19"/>
    </w:p>
    <w:p w:rsidR="008114A2" w:rsidRDefault="008114A2">
      <w:pPr>
        <w:pStyle w:val="Corps"/>
      </w:pPr>
    </w:p>
    <w:p w:rsidR="008114A2" w:rsidRDefault="00664F49">
      <w:pPr>
        <w:pStyle w:val="Corps"/>
      </w:pPr>
      <w:r>
        <w:t>Nous avons choisi d’identifier les ingrédients sur la base d’un lexique. Il aurait été plus simple d’utiliser directement la liste d’ingrédients fournie dans chaque recette, mais cela ne nous semblait pas judicieux puisque c’est cette liste même qui doit servir de référence pour l’évaluation de notre fonction d’identification d'ingrédients. De plus, il nous semblait plus intéressant de tenter de développer un programme capable de reconnaître les ingrédients dans un texte sans avoir besoin de métadonnées telles que la liste d’ingrédients.</w:t>
      </w:r>
    </w:p>
    <w:p w:rsidR="008114A2" w:rsidRDefault="00664F49">
      <w:pPr>
        <w:pStyle w:val="Corps"/>
      </w:pPr>
      <w:r>
        <w:t xml:space="preserve">Nous avons commencé par observer quelques recettes du corpus, afin d’anticiper les difficultés liées à l’identification d’ingrédients et de choisir une stratégie pour la génération du lexique. La principale difficulté de la reconnaissance d’ingrédients concerne la coréférence : un même ingrédient peut être désigné par différentes unités linguistiques. Par exemple, il est possible d’avoir « brie » indiqué comme ingrédient de base d’une recette, puis « fromage » pour le désigner dans le corps de la même recette. Il est également possible que plusieurs ingrédients soient regroupés en un seul syntagme. Par exemple, une recette ayant «tomates, carottes, courgettes » dans ses ingrédients peut ne pas les faire apparaître directement dans le corps de sa recette, mais y faire référence dans une phrase telle que « coupez les légumes ». Dans les exemples précédents, les ingrédients sont désignés par des hyperonymes, c’est-à-dire des </w:t>
      </w:r>
      <w:proofErr w:type="spellStart"/>
      <w:r>
        <w:t>super-catégories</w:t>
      </w:r>
      <w:proofErr w:type="spellEnd"/>
      <w:r>
        <w:t xml:space="preserve">, plus générales. Nous avons donc décidé d’organiser les ingrédients de notre lexique par catégories, afin d’exploiter </w:t>
      </w:r>
      <w:r>
        <w:lastRenderedPageBreak/>
        <w:t>ces catégories dans l’identification d’ingrédients plus tard. Ces catégories serviront également pour les calculs de complexité en espace.</w:t>
      </w:r>
    </w:p>
    <w:p w:rsidR="008114A2" w:rsidRDefault="00664F49">
      <w:pPr>
        <w:pStyle w:val="Corps"/>
      </w:pPr>
      <w:r>
        <w:t xml:space="preserve">Pour créer une première version de lexique d’ingrédients regroupés par catégories, nous avons d’abord extrait des données depuis le site web </w:t>
      </w:r>
      <w:hyperlink r:id="rId11" w:history="1">
        <w:r w:rsidRPr="004F7743">
          <w:rPr>
            <w:rStyle w:val="Hyperlink0"/>
          </w:rPr>
          <w:t>http://www.les-calories.fr/</w:t>
        </w:r>
      </w:hyperlink>
      <w:r>
        <w:t xml:space="preserve"> . Cette plateforme propose des informations sur les valeurs nutritionnelles des aliments, qui sont déjà groupés en catégories. Nous avons extrait les informations d’aliments et de catégories via des techniques basiques de web </w:t>
      </w:r>
      <w:proofErr w:type="spellStart"/>
      <w:r>
        <w:t>scraping</w:t>
      </w:r>
      <w:proofErr w:type="spellEnd"/>
      <w:r>
        <w:t>, puis généré un premier lexique au format JSON. Ce premier lexique était une bonne structure, mais avait besoin d’être enrichi pour constituer une base solide pour l’identification d’ingrédients.</w:t>
      </w:r>
    </w:p>
    <w:p w:rsidR="008114A2" w:rsidRDefault="00664F49">
      <w:pPr>
        <w:pStyle w:val="Corps"/>
      </w:pPr>
      <w:r>
        <w:t xml:space="preserve">Nous avons décidé d’exploiter les listes d’ingrédients des recettes de notre corpus pour enrichir le lexique d’ingrédients. Nous avons d’abord séparé le corpus en deux parties. 22 722 recettes ont été utilisées pour enrichir le lexique d’ingrédients. Les 349 recettes restantes, sélectionnées aléatoirement, ont été mises de côté pour servir plus tard à l’évaluation de notre fonction de reconnaissance des ingrédients. Nous avons utilisé un </w:t>
      </w:r>
      <w:proofErr w:type="spellStart"/>
      <w:r>
        <w:t>parser</w:t>
      </w:r>
      <w:proofErr w:type="spellEnd"/>
      <w:r>
        <w:t xml:space="preserve"> XML (</w:t>
      </w:r>
      <w:proofErr w:type="spellStart"/>
      <w:r>
        <w:t>BeautifulSoup</w:t>
      </w:r>
      <w:proofErr w:type="spellEnd"/>
      <w:r>
        <w:t>) ainsi que des expressions régulières afin d’extraire au mieux tous les ingrédients indiqués explicitement dans les listes d’ingrédients (balises &lt;p&gt;) du sous-corpus de 22 722 recettes. La sortie obtenue contenait environ 3000 syntagmes, dont beaucoup de bruit. Nous avons nous-mêmes filtré manuellement cette sortie afin de ne retenir que les syntagmes pertinents, et les avons rangés dans les différentes catégories de notre lexique de base. Nous avons également rajouté quelques catégories supplémentaires. Certaines catégories peuvent avoir plusieurs intitulés, séparés par un espace, par exemple « condiment assaisonnement é</w:t>
      </w:r>
      <w:r w:rsidRPr="004F7743">
        <w:t>pice</w:t>
      </w:r>
      <w:r>
        <w:t> ».</w:t>
      </w:r>
    </w:p>
    <w:p w:rsidR="008114A2" w:rsidRDefault="00664F49">
      <w:pPr>
        <w:pStyle w:val="Corps"/>
      </w:pPr>
      <w:r>
        <w:t>Certains noms d’ingrédients peuvent poser des problèmes d’ambiguïté, et nous avons d</w:t>
      </w:r>
      <w:del w:id="20" w:author="Solveig Poder" w:date="2021-05-14T13:21:00Z">
        <w:r w:rsidDel="00733F20">
          <w:delText>u</w:delText>
        </w:r>
      </w:del>
      <w:ins w:id="21" w:author="Solveig Poder" w:date="2021-05-14T13:21:00Z">
        <w:r w:rsidR="00733F20">
          <w:t>û</w:t>
        </w:r>
      </w:ins>
      <w:r>
        <w:t xml:space="preserve"> </w:t>
      </w:r>
      <w:proofErr w:type="gramStart"/>
      <w:r>
        <w:t>décider</w:t>
      </w:r>
      <w:proofErr w:type="gramEnd"/>
      <w:r>
        <w:t xml:space="preserve"> de les garder ou non, en réfléchissant au choix qui engendrerait statistiquement le moins d’erreur. L’ingrédient « moule », par exemple, n’a pas été conservé. Après quelques tests, nous avons constaté que le </w:t>
      </w:r>
      <w:proofErr w:type="spellStart"/>
      <w:r>
        <w:t>token</w:t>
      </w:r>
      <w:proofErr w:type="spellEnd"/>
      <w:r>
        <w:t xml:space="preserve"> « moule » apparaissait plus souvent comme forme du mot « (un) moule », l’ustensile de cuisine, que comme forme du mot « (une) moule », le fruit de mer. Malheureusement, nous n’avons pas trouvé de moyen avec </w:t>
      </w:r>
      <w:proofErr w:type="spellStart"/>
      <w:r>
        <w:t>Spacy</w:t>
      </w:r>
      <w:proofErr w:type="spellEnd"/>
      <w:r>
        <w:t xml:space="preserve"> d’identifier séparément les deux formes « moule ». Notre choix </w:t>
      </w:r>
      <w:proofErr w:type="spellStart"/>
      <w:r>
        <w:t>privilé</w:t>
      </w:r>
      <w:r>
        <w:rPr>
          <w:lang w:val="de-DE"/>
        </w:rPr>
        <w:t>gie</w:t>
      </w:r>
      <w:proofErr w:type="spellEnd"/>
      <w:r>
        <w:rPr>
          <w:lang w:val="de-DE"/>
        </w:rPr>
        <w:t xml:space="preserve"> l</w:t>
      </w:r>
      <w:proofErr w:type="spellStart"/>
      <w:r>
        <w:t>ég</w:t>
      </w:r>
      <w:proofErr w:type="spellEnd"/>
      <w:r>
        <w:rPr>
          <w:lang w:val="it-IT"/>
        </w:rPr>
        <w:t>è</w:t>
      </w:r>
      <w:proofErr w:type="spellStart"/>
      <w:r>
        <w:t>rement</w:t>
      </w:r>
      <w:proofErr w:type="spellEnd"/>
      <w:r>
        <w:t xml:space="preserve"> la précision au rappel : notre programme échouera à reconnaître l’ingrédient « moule », mais n’annotera pas à tort l’ustensile « moule » comme ingrédient.</w:t>
      </w:r>
    </w:p>
    <w:p w:rsidR="008114A2" w:rsidRDefault="00664F49">
      <w:pPr>
        <w:pStyle w:val="Corps"/>
      </w:pPr>
      <w:r>
        <w:t>Le lexique d’ingrédients final contient 994 ingrédients regroupés en 17 catégories.</w:t>
      </w:r>
    </w:p>
    <w:p w:rsidR="008114A2" w:rsidRDefault="00664F49">
      <w:pPr>
        <w:pStyle w:val="Corps"/>
      </w:pPr>
      <w:r>
        <w:t>La figure 2 illustre les différentes étapes pour la génération du lexique d’ingrédients. La figure 3 présente des extraits du lexique généré.</w:t>
      </w:r>
      <w:r>
        <w:rPr>
          <w:rFonts w:ascii="Arial Unicode MS" w:hAnsi="Arial Unicode MS"/>
        </w:rPr>
        <w:br w:type="page"/>
      </w:r>
    </w:p>
    <w:p w:rsidR="008114A2" w:rsidRDefault="00664F49">
      <w:pPr>
        <w:pStyle w:val="Corps"/>
      </w:pPr>
      <w:r>
        <w:rPr>
          <w:noProof/>
        </w:rPr>
        <w:lastRenderedPageBreak/>
        <w:drawing>
          <wp:anchor distT="152400" distB="152400" distL="152400" distR="152400" simplePos="0" relativeHeight="251660288" behindDoc="0" locked="0" layoutInCell="1" allowOverlap="1">
            <wp:simplePos x="0" y="0"/>
            <wp:positionH relativeFrom="margin">
              <wp:posOffset>920867</wp:posOffset>
            </wp:positionH>
            <wp:positionV relativeFrom="page">
              <wp:posOffset>599562</wp:posOffset>
            </wp:positionV>
            <wp:extent cx="3593438" cy="4054135"/>
            <wp:effectExtent l="0" t="0" r="0" b="0"/>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ntitled Diagram (1).png"/>
                    <pic:cNvPicPr>
                      <a:picLocks noChangeAspect="1"/>
                    </pic:cNvPicPr>
                  </pic:nvPicPr>
                  <pic:blipFill>
                    <a:blip r:embed="rId12">
                      <a:extLst/>
                    </a:blip>
                    <a:stretch>
                      <a:fillRect/>
                    </a:stretch>
                  </pic:blipFill>
                  <pic:spPr>
                    <a:xfrm>
                      <a:off x="0" y="0"/>
                      <a:ext cx="3593438" cy="4054135"/>
                    </a:xfrm>
                    <a:prstGeom prst="rect">
                      <a:avLst/>
                    </a:prstGeom>
                    <a:ln w="12700" cap="flat">
                      <a:noFill/>
                      <a:miter lim="400000"/>
                    </a:ln>
                    <a:effectLst/>
                  </pic:spPr>
                </pic:pic>
              </a:graphicData>
            </a:graphic>
          </wp:anchor>
        </w:drawing>
      </w:r>
    </w:p>
    <w:p w:rsidR="008114A2" w:rsidRDefault="008114A2">
      <w:pPr>
        <w:pStyle w:val="Corps"/>
      </w:pPr>
    </w:p>
    <w:p w:rsidR="008114A2" w:rsidRDefault="008114A2">
      <w:pPr>
        <w:pStyle w:val="Corps"/>
      </w:pPr>
    </w:p>
    <w:p w:rsidR="008114A2" w:rsidRDefault="008114A2">
      <w:pPr>
        <w:pStyle w:val="Corps"/>
      </w:pPr>
    </w:p>
    <w:p w:rsidR="008114A2" w:rsidRDefault="008114A2">
      <w:pPr>
        <w:pStyle w:val="Corps"/>
      </w:pPr>
    </w:p>
    <w:p w:rsidR="008114A2" w:rsidRDefault="008114A2">
      <w:pPr>
        <w:pStyle w:val="Corps"/>
      </w:pPr>
    </w:p>
    <w:p w:rsidR="008114A2" w:rsidRDefault="008114A2">
      <w:pPr>
        <w:pStyle w:val="Corps"/>
      </w:pPr>
    </w:p>
    <w:p w:rsidR="008114A2" w:rsidRDefault="008114A2">
      <w:pPr>
        <w:pStyle w:val="Corps"/>
      </w:pPr>
    </w:p>
    <w:p w:rsidR="008114A2" w:rsidRDefault="008114A2">
      <w:pPr>
        <w:pStyle w:val="Corps"/>
      </w:pPr>
    </w:p>
    <w:p w:rsidR="008114A2" w:rsidRDefault="008114A2">
      <w:pPr>
        <w:pStyle w:val="Corps"/>
      </w:pPr>
    </w:p>
    <w:p w:rsidR="008114A2" w:rsidRDefault="008114A2">
      <w:pPr>
        <w:pStyle w:val="Corps"/>
      </w:pPr>
    </w:p>
    <w:p w:rsidR="008114A2" w:rsidRDefault="008114A2">
      <w:pPr>
        <w:pStyle w:val="Corps"/>
      </w:pPr>
    </w:p>
    <w:p w:rsidR="008114A2" w:rsidRDefault="008114A2">
      <w:pPr>
        <w:pStyle w:val="Corps"/>
      </w:pPr>
    </w:p>
    <w:p w:rsidR="008114A2" w:rsidRDefault="00664F49">
      <w:pPr>
        <w:pStyle w:val="Corps"/>
      </w:pPr>
      <w:r>
        <w:tab/>
        <w:t xml:space="preserve">       </w:t>
      </w:r>
      <w:ins w:id="22" w:author="Solveig Poder" w:date="2021-05-14T13:23:00Z">
        <w:r w:rsidR="007B55F4">
          <w:t>F</w:t>
        </w:r>
      </w:ins>
      <w:del w:id="23" w:author="Solveig Poder" w:date="2021-05-14T13:23:00Z">
        <w:r w:rsidDel="007B55F4">
          <w:delText>f</w:delText>
        </w:r>
      </w:del>
      <w:r>
        <w:t>igure 2 : étapes de la génération du lexique d’ingrédients</w:t>
      </w:r>
    </w:p>
    <w:p w:rsidR="008114A2" w:rsidRDefault="00664F49">
      <w:pPr>
        <w:pStyle w:val="Corps"/>
      </w:pPr>
      <w:r>
        <w:rPr>
          <w:noProof/>
        </w:rPr>
        <w:drawing>
          <wp:anchor distT="152400" distB="152400" distL="152400" distR="152400" simplePos="0" relativeHeight="251662336" behindDoc="0" locked="0" layoutInCell="1" allowOverlap="1">
            <wp:simplePos x="0" y="0"/>
            <wp:positionH relativeFrom="margin">
              <wp:posOffset>1562176</wp:posOffset>
            </wp:positionH>
            <wp:positionV relativeFrom="line">
              <wp:posOffset>354758</wp:posOffset>
            </wp:positionV>
            <wp:extent cx="1383698" cy="1483245"/>
            <wp:effectExtent l="0" t="0" r="0" b="0"/>
            <wp:wrapNone/>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Capture d’écran 2021-05-13 à 01.01.05.png"/>
                    <pic:cNvPicPr>
                      <a:picLocks noChangeAspect="1"/>
                    </pic:cNvPicPr>
                  </pic:nvPicPr>
                  <pic:blipFill>
                    <a:blip r:embed="rId13">
                      <a:extLst/>
                    </a:blip>
                    <a:stretch>
                      <a:fillRect/>
                    </a:stretch>
                  </pic:blipFill>
                  <pic:spPr>
                    <a:xfrm>
                      <a:off x="0" y="0"/>
                      <a:ext cx="1383698" cy="1483245"/>
                    </a:xfrm>
                    <a:prstGeom prst="rect">
                      <a:avLst/>
                    </a:prstGeom>
                    <a:ln w="12700" cap="flat">
                      <a:noFill/>
                      <a:miter lim="400000"/>
                    </a:ln>
                    <a:effectLst/>
                  </pic:spPr>
                </pic:pic>
              </a:graphicData>
            </a:graphic>
          </wp:anchor>
        </w:drawing>
      </w:r>
      <w:commentRangeStart w:id="24"/>
      <w:r>
        <w:rPr>
          <w:noProof/>
        </w:rPr>
        <w:drawing>
          <wp:anchor distT="152400" distB="152400" distL="152400" distR="152400" simplePos="0" relativeHeight="251663360" behindDoc="0" locked="0" layoutInCell="1" allowOverlap="1" wp14:anchorId="1665882A" wp14:editId="50257D36">
            <wp:simplePos x="0" y="0"/>
            <wp:positionH relativeFrom="margin">
              <wp:posOffset>2945873</wp:posOffset>
            </wp:positionH>
            <wp:positionV relativeFrom="line">
              <wp:posOffset>354758</wp:posOffset>
            </wp:positionV>
            <wp:extent cx="3136861" cy="1483245"/>
            <wp:effectExtent l="0" t="0" r="0" b="0"/>
            <wp:wrapNone/>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Capture d’écran 2021-05-13 à 01.01.48.png"/>
                    <pic:cNvPicPr>
                      <a:picLocks noChangeAspect="1"/>
                    </pic:cNvPicPr>
                  </pic:nvPicPr>
                  <pic:blipFill>
                    <a:blip r:embed="rId14">
                      <a:extLst/>
                    </a:blip>
                    <a:stretch>
                      <a:fillRect/>
                    </a:stretch>
                  </pic:blipFill>
                  <pic:spPr>
                    <a:xfrm>
                      <a:off x="0" y="0"/>
                      <a:ext cx="3136861" cy="1483245"/>
                    </a:xfrm>
                    <a:prstGeom prst="rect">
                      <a:avLst/>
                    </a:prstGeom>
                    <a:ln w="12700" cap="flat">
                      <a:noFill/>
                      <a:miter lim="400000"/>
                    </a:ln>
                    <a:effectLst/>
                  </pic:spPr>
                </pic:pic>
              </a:graphicData>
            </a:graphic>
          </wp:anchor>
        </w:drawing>
      </w:r>
      <w:commentRangeEnd w:id="24"/>
      <w:r w:rsidR="007B55F4">
        <w:rPr>
          <w:rStyle w:val="Marquedecommentaire"/>
          <w:rFonts w:ascii="Times New Roman" w:hAnsi="Times New Roman" w:cs="Times New Roman"/>
          <w:color w:val="auto"/>
          <w:lang w:val="en-US" w:eastAsia="en-US"/>
          <w14:textOutline w14:w="0" w14:cap="rnd" w14:cmpd="sng" w14:algn="ctr">
            <w14:noFill/>
            <w14:prstDash w14:val="solid"/>
            <w14:bevel/>
          </w14:textOutline>
        </w:rPr>
        <w:commentReference w:id="24"/>
      </w:r>
      <w:r>
        <w:rPr>
          <w:noProof/>
        </w:rPr>
        <w:drawing>
          <wp:anchor distT="152400" distB="152400" distL="152400" distR="152400" simplePos="0" relativeHeight="251661312" behindDoc="0" locked="0" layoutInCell="1" allowOverlap="1">
            <wp:simplePos x="0" y="0"/>
            <wp:positionH relativeFrom="margin">
              <wp:posOffset>-28407</wp:posOffset>
            </wp:positionH>
            <wp:positionV relativeFrom="line">
              <wp:posOffset>354758</wp:posOffset>
            </wp:positionV>
            <wp:extent cx="1590585" cy="1483245"/>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Capture d’écran 2021-05-13 à 01.00.08.png"/>
                    <pic:cNvPicPr>
                      <a:picLocks noChangeAspect="1"/>
                    </pic:cNvPicPr>
                  </pic:nvPicPr>
                  <pic:blipFill>
                    <a:blip r:embed="rId15">
                      <a:extLst/>
                    </a:blip>
                    <a:stretch>
                      <a:fillRect/>
                    </a:stretch>
                  </pic:blipFill>
                  <pic:spPr>
                    <a:xfrm>
                      <a:off x="0" y="0"/>
                      <a:ext cx="1590585" cy="1483245"/>
                    </a:xfrm>
                    <a:prstGeom prst="rect">
                      <a:avLst/>
                    </a:prstGeom>
                    <a:ln w="12700" cap="flat">
                      <a:noFill/>
                      <a:miter lim="400000"/>
                    </a:ln>
                    <a:effectLst/>
                  </pic:spPr>
                </pic:pic>
              </a:graphicData>
            </a:graphic>
          </wp:anchor>
        </w:drawing>
      </w:r>
    </w:p>
    <w:p w:rsidR="008114A2" w:rsidRDefault="008114A2">
      <w:pPr>
        <w:pStyle w:val="Corps"/>
      </w:pPr>
    </w:p>
    <w:p w:rsidR="008114A2" w:rsidRDefault="00664F49">
      <w:pPr>
        <w:pStyle w:val="Corps"/>
      </w:pPr>
      <w:r>
        <w:tab/>
      </w:r>
      <w:r>
        <w:tab/>
      </w:r>
      <w:r>
        <w:tab/>
      </w:r>
      <w:ins w:id="25" w:author="Solveig Poder" w:date="2021-05-14T13:23:00Z">
        <w:r w:rsidR="007B55F4">
          <w:t>F</w:t>
        </w:r>
      </w:ins>
      <w:del w:id="26" w:author="Solveig Poder" w:date="2021-05-14T13:23:00Z">
        <w:r w:rsidDel="007B55F4">
          <w:delText>f</w:delText>
        </w:r>
      </w:del>
      <w:r>
        <w:t>igure 3 : extraits du lexique d'ingrédients</w:t>
      </w:r>
    </w:p>
    <w:p w:rsidR="008114A2" w:rsidRDefault="00664F49">
      <w:pPr>
        <w:pStyle w:val="Corps"/>
      </w:pPr>
      <w:r>
        <w:rPr>
          <w:rFonts w:ascii="Arial Unicode MS" w:hAnsi="Arial Unicode MS"/>
        </w:rPr>
        <w:br w:type="page"/>
      </w:r>
    </w:p>
    <w:p w:rsidR="008114A2" w:rsidRDefault="008114A2">
      <w:pPr>
        <w:pStyle w:val="Corps"/>
      </w:pPr>
    </w:p>
    <w:p w:rsidR="008114A2" w:rsidRDefault="00664F49">
      <w:pPr>
        <w:pStyle w:val="Titre3"/>
      </w:pPr>
      <w:bookmarkStart w:id="27" w:name="_Toc6"/>
      <w:r>
        <w:t>2.2 Lexique des opérations culinaires</w:t>
      </w:r>
      <w:bookmarkEnd w:id="27"/>
    </w:p>
    <w:p w:rsidR="008114A2" w:rsidRDefault="008114A2">
      <w:pPr>
        <w:pStyle w:val="Corps"/>
      </w:pPr>
    </w:p>
    <w:p w:rsidR="008114A2" w:rsidRDefault="00664F49">
      <w:pPr>
        <w:pStyle w:val="Corps"/>
      </w:pPr>
      <w:r>
        <w:t xml:space="preserve">Pour pouvoir annoter les opérations culinaires dans les recettes, nous avons également décidé d’utiliser un lexique. Nous avons généré ce lexique d’opérations dans un deuxième temps, à partir du corpus original dans son intégralité, et en exploitant le lexique d’ingrédients généré à l’étape précédente. </w:t>
      </w:r>
    </w:p>
    <w:p w:rsidR="008114A2" w:rsidRDefault="00664F49">
      <w:pPr>
        <w:pStyle w:val="Corps"/>
      </w:pPr>
      <w:r>
        <w:t xml:space="preserve">Nous avons d’abord </w:t>
      </w:r>
      <w:proofErr w:type="spellStart"/>
      <w:r>
        <w:t>tokenisé</w:t>
      </w:r>
      <w:proofErr w:type="spellEnd"/>
      <w:r>
        <w:t xml:space="preserve"> et lemmatisé le texte de la recette à l’aide de la librairie </w:t>
      </w:r>
      <w:proofErr w:type="spellStart"/>
      <w:r>
        <w:t>Spacy</w:t>
      </w:r>
      <w:proofErr w:type="spellEnd"/>
      <w:r>
        <w:t xml:space="preserve">. Nous avons ensuite identifié les </w:t>
      </w:r>
      <w:proofErr w:type="spellStart"/>
      <w:r>
        <w:t>tokens</w:t>
      </w:r>
      <w:proofErr w:type="spellEnd"/>
      <w:r>
        <w:t xml:space="preserve"> « ingrédients » par correspondance avec le lexique d’ingrédients (le détail du processus d’identification utilisé est présenté dans la section 3.1). Nous avons ensuite émis l’hypothèse que les opérations culinaires étaient pour la grande majorité des verbes qui gouvernent des syntagmes ingrédients dans les recettes. Nous avons donc cherché à extraire ces verbes. Pour chaque ingrédient trouvé, nous avons extrait le verbe le gouvernant, ou à défaut la racine de la phrase grâce à l’analyse en dépendance fournie par </w:t>
      </w:r>
      <w:proofErr w:type="spellStart"/>
      <w:r>
        <w:t>Spacy</w:t>
      </w:r>
      <w:proofErr w:type="spellEnd"/>
      <w:r>
        <w:t xml:space="preserve"> (ce processus est expliqué plus en détail dans la section 3.1). Nous avons ainsi récolté environ 3500 </w:t>
      </w:r>
      <w:proofErr w:type="spellStart"/>
      <w:r>
        <w:t>tokens</w:t>
      </w:r>
      <w:proofErr w:type="spellEnd"/>
      <w:r>
        <w:t xml:space="preserve"> lemmatisés identifiés comme verbes gouvernants ou racines par </w:t>
      </w:r>
      <w:proofErr w:type="spellStart"/>
      <w:r>
        <w:t>Spacy</w:t>
      </w:r>
      <w:proofErr w:type="spellEnd"/>
      <w:r>
        <w:t xml:space="preserve">. Ce grand nombre de résultats s’explique par différents phénomènes. Tout d’abord, l’orthographe varie d’un utilisateur à l’autre : utilisation d’accents ou non, fautes d’orthographe… Ces variations sont interprétées comme des verbes différents par </w:t>
      </w:r>
      <w:proofErr w:type="spellStart"/>
      <w:r>
        <w:t>Spacy</w:t>
      </w:r>
      <w:proofErr w:type="spellEnd"/>
      <w:r>
        <w:t xml:space="preserve">, multipliant ainsi le nombre de </w:t>
      </w:r>
      <w:proofErr w:type="spellStart"/>
      <w:r>
        <w:t>tokens</w:t>
      </w:r>
      <w:proofErr w:type="spellEnd"/>
      <w:r>
        <w:t xml:space="preserve"> de la sortie. De plus, la lemmatisation effectuée par </w:t>
      </w:r>
      <w:proofErr w:type="spellStart"/>
      <w:r>
        <w:t>Spacy</w:t>
      </w:r>
      <w:proofErr w:type="spellEnd"/>
      <w:r>
        <w:t xml:space="preserve"> est limitée, certaines formes de verbe ne sont pas toujours mises à l’infinitif après lemmatisation. On observe donc plusieurs formes pour certains verbes dans la sortie, par exemple « émincer » et « émincez ». Enfin, l’analyse syntaxique en dépendance et le POS-</w:t>
      </w:r>
      <w:proofErr w:type="spellStart"/>
      <w:r>
        <w:t>tagging</w:t>
      </w:r>
      <w:proofErr w:type="spellEnd"/>
      <w:r>
        <w:t xml:space="preserve"> de </w:t>
      </w:r>
      <w:proofErr w:type="spellStart"/>
      <w:r>
        <w:t>Spacy</w:t>
      </w:r>
      <w:proofErr w:type="spellEnd"/>
      <w:r>
        <w:t xml:space="preserve"> sont également limités, et peuvent fournir des résultats erronés. Il y avait donc beaucoup de bruit parmi les 3500 </w:t>
      </w:r>
      <w:proofErr w:type="spellStart"/>
      <w:r>
        <w:t>tokens</w:t>
      </w:r>
      <w:proofErr w:type="spellEnd"/>
      <w:r>
        <w:t xml:space="preserve"> en sortie, notamment des noms ou des symboles tels que le tiret « - » identifiés à tort comme des verbes ou racines de phrase.</w:t>
      </w:r>
      <w:r>
        <w:br/>
      </w:r>
    </w:p>
    <w:p w:rsidR="008114A2" w:rsidRDefault="00664F49">
      <w:pPr>
        <w:pStyle w:val="Corps"/>
      </w:pPr>
      <w:r>
        <w:t xml:space="preserve">Nous avons  une fois de plus effectué un filtrage humain sur cette sortie, afin de conserver tous les </w:t>
      </w:r>
      <w:proofErr w:type="spellStart"/>
      <w:r>
        <w:t>tokens</w:t>
      </w:r>
      <w:proofErr w:type="spellEnd"/>
      <w:r>
        <w:t xml:space="preserve"> qui correspondaient sémantiquement à des opérations culinaires. Nous avons donc conservé les variantes avec ou sans accents, et les fautes d’orthographe. Nous avons également conservé les différentes formes de verbes (et pas uniquement l’infinitif) puisque nous ne savons pas dans quelles circonstances ni à quelle fréquence les erreurs de lemmatisation </w:t>
      </w:r>
      <w:proofErr w:type="spellStart"/>
      <w:r>
        <w:t>Spacy</w:t>
      </w:r>
      <w:proofErr w:type="spellEnd"/>
      <w:r>
        <w:t xml:space="preserve"> se produisent, et que notre but était d’identifier un maximum d’opérations culinaires dans les textes de recette.</w:t>
      </w:r>
    </w:p>
    <w:p w:rsidR="008114A2" w:rsidRDefault="00664F49">
      <w:pPr>
        <w:pStyle w:val="Corps"/>
      </w:pPr>
      <w:r>
        <w:t xml:space="preserve">Le lexique d’opération final contient 847 </w:t>
      </w:r>
      <w:proofErr w:type="spellStart"/>
      <w:r>
        <w:t>tokens</w:t>
      </w:r>
      <w:proofErr w:type="spellEnd"/>
      <w:r>
        <w:t xml:space="preserve"> correspondant à des verbes d’opérations culinaires. La figure 4 ci-dessous illustre les étapes de la génération de ce lexique.</w:t>
      </w:r>
      <w:r>
        <w:rPr>
          <w:rFonts w:ascii="Arial Unicode MS" w:hAnsi="Arial Unicode MS"/>
        </w:rPr>
        <w:br w:type="page"/>
      </w:r>
    </w:p>
    <w:p w:rsidR="008114A2" w:rsidRDefault="00664F49">
      <w:pPr>
        <w:pStyle w:val="Corps"/>
      </w:pPr>
      <w:r>
        <w:lastRenderedPageBreak/>
        <w:tab/>
      </w:r>
      <w:r>
        <w:tab/>
      </w:r>
      <w:ins w:id="28" w:author="Solveig Poder" w:date="2021-05-14T13:36:00Z">
        <w:r w:rsidR="00817E63">
          <w:t>F</w:t>
        </w:r>
      </w:ins>
      <w:del w:id="29" w:author="Solveig Poder" w:date="2021-05-14T13:36:00Z">
        <w:r w:rsidDel="00817E63">
          <w:delText>f</w:delText>
        </w:r>
      </w:del>
      <w:r>
        <w:t>igure 4 : étapes de la génération du lexique d’opérations</w:t>
      </w:r>
    </w:p>
    <w:p w:rsidR="008114A2" w:rsidRDefault="00664F49">
      <w:pPr>
        <w:pStyle w:val="Corps"/>
      </w:pPr>
      <w:r>
        <w:rPr>
          <w:noProof/>
        </w:rPr>
        <w:drawing>
          <wp:anchor distT="152400" distB="152400" distL="152400" distR="152400" simplePos="0" relativeHeight="251665408" behindDoc="0" locked="0" layoutInCell="1" allowOverlap="1">
            <wp:simplePos x="0" y="0"/>
            <wp:positionH relativeFrom="margin">
              <wp:posOffset>1503227</wp:posOffset>
            </wp:positionH>
            <wp:positionV relativeFrom="page">
              <wp:posOffset>850920</wp:posOffset>
            </wp:positionV>
            <wp:extent cx="2737756" cy="4495780"/>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Untitled Diagram (2).png"/>
                    <pic:cNvPicPr>
                      <a:picLocks noChangeAspect="1"/>
                    </pic:cNvPicPr>
                  </pic:nvPicPr>
                  <pic:blipFill>
                    <a:blip r:embed="rId16">
                      <a:extLst/>
                    </a:blip>
                    <a:stretch>
                      <a:fillRect/>
                    </a:stretch>
                  </pic:blipFill>
                  <pic:spPr>
                    <a:xfrm>
                      <a:off x="0" y="0"/>
                      <a:ext cx="2737756" cy="4495780"/>
                    </a:xfrm>
                    <a:prstGeom prst="rect">
                      <a:avLst/>
                    </a:prstGeom>
                    <a:ln w="12700" cap="flat">
                      <a:noFill/>
                      <a:miter lim="400000"/>
                    </a:ln>
                    <a:effectLst/>
                  </pic:spPr>
                </pic:pic>
              </a:graphicData>
            </a:graphic>
          </wp:anchor>
        </w:drawing>
      </w:r>
    </w:p>
    <w:p w:rsidR="008114A2" w:rsidRDefault="00664F49">
      <w:pPr>
        <w:pStyle w:val="Titre2"/>
        <w:numPr>
          <w:ilvl w:val="0"/>
          <w:numId w:val="9"/>
        </w:numPr>
      </w:pPr>
      <w:bookmarkStart w:id="30" w:name="_Toc7"/>
      <w:r>
        <w:t>Annotation des recettes</w:t>
      </w:r>
      <w:bookmarkEnd w:id="30"/>
    </w:p>
    <w:p w:rsidR="008114A2" w:rsidRDefault="008114A2">
      <w:pPr>
        <w:pStyle w:val="Corps"/>
      </w:pPr>
    </w:p>
    <w:p w:rsidR="008114A2" w:rsidRDefault="00664F49">
      <w:pPr>
        <w:pStyle w:val="Corps"/>
      </w:pPr>
      <w:r>
        <w:t>Une fois les lexiques prêts, nous avons élaboré le programme d’annotation du texte de préparation d’une recette. Pour respecter l’intitulé du cours « Programmation itérative et récursive » dans le cadre duquel s’inscrit ce projet, nous avons utilisé un mélange de programmation récursive et itérative pour coder nos programmes principaux. Nous avons également utilisé un peu de programmation objet. Les librairies utilisées sont citées dans la bibliographie.</w:t>
      </w:r>
    </w:p>
    <w:p w:rsidR="008114A2" w:rsidRDefault="00664F49">
      <w:pPr>
        <w:pStyle w:val="Corps"/>
      </w:pPr>
      <w:r>
        <w:t>Pour une recette du corpus original au format XML, le programme d’annotation extrait le texte de la préparation (contenu de la balise &lt;</w:t>
      </w:r>
      <w:proofErr w:type="spellStart"/>
      <w:r>
        <w:t>preparation</w:t>
      </w:r>
      <w:proofErr w:type="spellEnd"/>
      <w:r>
        <w:t xml:space="preserve">&gt;) et le prétraite en supprimant certains caractères et en ajoutant des espaces avant ou après d’autres pour faciliter la </w:t>
      </w:r>
      <w:proofErr w:type="spellStart"/>
      <w:r>
        <w:t>tokenisation</w:t>
      </w:r>
      <w:proofErr w:type="spellEnd"/>
      <w:r>
        <w:t xml:space="preserve">. Le texte nettoyé est ensuite </w:t>
      </w:r>
      <w:proofErr w:type="spellStart"/>
      <w:r>
        <w:t>tokenisé</w:t>
      </w:r>
      <w:proofErr w:type="spellEnd"/>
      <w:r>
        <w:t xml:space="preserve"> et lemmatisé à l’aide de </w:t>
      </w:r>
      <w:proofErr w:type="spellStart"/>
      <w:r>
        <w:t>Spacy</w:t>
      </w:r>
      <w:proofErr w:type="spellEnd"/>
      <w:r>
        <w:t xml:space="preserve">. Chaque </w:t>
      </w:r>
      <w:proofErr w:type="spellStart"/>
      <w:r>
        <w:t>token</w:t>
      </w:r>
      <w:proofErr w:type="spellEnd"/>
      <w:r>
        <w:t xml:space="preserve"> lemmatisé est ensuite analysé individuellement. Nos annotations se font donc </w:t>
      </w:r>
      <w:r>
        <w:rPr>
          <w:rStyle w:val="Aucun"/>
          <w:b/>
          <w:bCs/>
        </w:rPr>
        <w:t xml:space="preserve">à l’échelle d’un </w:t>
      </w:r>
      <w:proofErr w:type="spellStart"/>
      <w:r>
        <w:rPr>
          <w:rStyle w:val="Aucun"/>
          <w:b/>
          <w:bCs/>
        </w:rPr>
        <w:t>token</w:t>
      </w:r>
      <w:proofErr w:type="spellEnd"/>
      <w:r>
        <w:t>.</w:t>
      </w:r>
    </w:p>
    <w:p w:rsidR="008114A2" w:rsidRDefault="00664F49">
      <w:pPr>
        <w:pStyle w:val="Corps"/>
      </w:pPr>
      <w:r>
        <w:t>Les étapes du processus d’annotation des recettes sont illustrées dans la figure 5 ci-dessous.</w:t>
      </w:r>
      <w:r>
        <w:rPr>
          <w:rFonts w:ascii="Arial Unicode MS" w:hAnsi="Arial Unicode MS"/>
        </w:rPr>
        <w:br w:type="page"/>
      </w:r>
    </w:p>
    <w:p w:rsidR="008114A2" w:rsidRDefault="00664F49">
      <w:pPr>
        <w:pStyle w:val="Corps"/>
      </w:pPr>
      <w:r>
        <w:lastRenderedPageBreak/>
        <w:tab/>
      </w:r>
      <w:r>
        <w:tab/>
      </w:r>
      <w:r>
        <w:tab/>
      </w:r>
      <w:ins w:id="31" w:author="Solveig Poder" w:date="2021-05-14T13:42:00Z">
        <w:r w:rsidR="00817E63">
          <w:t>F</w:t>
        </w:r>
      </w:ins>
      <w:del w:id="32" w:author="Solveig Poder" w:date="2021-05-14T13:42:00Z">
        <w:r w:rsidDel="00817E63">
          <w:delText>f</w:delText>
        </w:r>
      </w:del>
      <w:r>
        <w:t>igure 5 : étapes de l’annotation du corpus</w:t>
      </w:r>
      <w:r>
        <w:rPr>
          <w:noProof/>
        </w:rPr>
        <w:drawing>
          <wp:anchor distT="152400" distB="152400" distL="152400" distR="152400" simplePos="0" relativeHeight="251674624" behindDoc="0" locked="0" layoutInCell="1" allowOverlap="1">
            <wp:simplePos x="0" y="0"/>
            <wp:positionH relativeFrom="margin">
              <wp:posOffset>-177269</wp:posOffset>
            </wp:positionH>
            <wp:positionV relativeFrom="page">
              <wp:posOffset>491548</wp:posOffset>
            </wp:positionV>
            <wp:extent cx="6098749" cy="4068775"/>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Untitled Diagram (4).png"/>
                    <pic:cNvPicPr>
                      <a:picLocks noChangeAspect="1"/>
                    </pic:cNvPicPr>
                  </pic:nvPicPr>
                  <pic:blipFill>
                    <a:blip r:embed="rId17">
                      <a:extLst/>
                    </a:blip>
                    <a:stretch>
                      <a:fillRect/>
                    </a:stretch>
                  </pic:blipFill>
                  <pic:spPr>
                    <a:xfrm>
                      <a:off x="0" y="0"/>
                      <a:ext cx="6098749" cy="4068775"/>
                    </a:xfrm>
                    <a:prstGeom prst="rect">
                      <a:avLst/>
                    </a:prstGeom>
                    <a:ln w="12700" cap="flat">
                      <a:noFill/>
                      <a:miter lim="400000"/>
                    </a:ln>
                    <a:effectLst/>
                  </pic:spPr>
                </pic:pic>
              </a:graphicData>
            </a:graphic>
          </wp:anchor>
        </w:drawing>
      </w:r>
    </w:p>
    <w:p w:rsidR="008114A2" w:rsidRDefault="008114A2">
      <w:pPr>
        <w:pStyle w:val="Corps"/>
      </w:pPr>
    </w:p>
    <w:p w:rsidR="008114A2" w:rsidRDefault="00664F49">
      <w:pPr>
        <w:pStyle w:val="Titre3"/>
      </w:pPr>
      <w:bookmarkStart w:id="33" w:name="_Toc8"/>
      <w:r>
        <w:t>3.1 Annotation des ingrédients et opérations</w:t>
      </w:r>
      <w:bookmarkEnd w:id="33"/>
    </w:p>
    <w:p w:rsidR="008114A2" w:rsidRDefault="008114A2">
      <w:pPr>
        <w:pStyle w:val="Corps"/>
      </w:pPr>
    </w:p>
    <w:p w:rsidR="008114A2" w:rsidRDefault="00664F49">
      <w:pPr>
        <w:pStyle w:val="Corps"/>
      </w:pPr>
      <w:r>
        <w:t xml:space="preserve">Tout d’abord, on cherche à savoir si le </w:t>
      </w:r>
      <w:proofErr w:type="spellStart"/>
      <w:r>
        <w:t>token</w:t>
      </w:r>
      <w:proofErr w:type="spellEnd"/>
      <w:r>
        <w:t xml:space="preserve"> analysé correspond à un ingrédient, ou bien à une catégorie d’ingrédients d’après notre lexique d’ingrédients. Cependant, dans notre lexique d’ingrédients original, certains ingrédients sont composés de plusieurs </w:t>
      </w:r>
      <w:proofErr w:type="spellStart"/>
      <w:r>
        <w:t>tokens</w:t>
      </w:r>
      <w:proofErr w:type="spellEnd"/>
      <w:r>
        <w:t xml:space="preserve">. Pour permettre de meilleures correspondances, nous avons donc généré un lexique « simplifié », pour lequel uniquement le lemme du </w:t>
      </w:r>
      <w:proofErr w:type="spellStart"/>
      <w:r>
        <w:t>token</w:t>
      </w:r>
      <w:proofErr w:type="spellEnd"/>
      <w:r>
        <w:t xml:space="preserve"> « tête » (gouverneur) de chaque syntagme ingrédient est conservé. Ainsi, « chou chinois » est simplifié en « chou » et « beurre allégé » est simplifié en « beurre ». Nous avons conscience que cette simplification efface les différences entre certains ingrédients et peut créer des ambiguïtés (« beurre salé » et « beurre doux » sont regroupés en « beurre », « crème glacée » et « crème fraîche » sont regroupés en « crème »…), mais elle nous semblait nécessaire pour permettre l’identification d’ingrédients qui s’opère à l’échelle d’un seul </w:t>
      </w:r>
      <w:proofErr w:type="spellStart"/>
      <w:r>
        <w:t>token</w:t>
      </w:r>
      <w:proofErr w:type="spellEnd"/>
      <w:r>
        <w:t xml:space="preserve"> dans notre programme. De plus, les utilisateurs utilisent rarement la dénomination entière d’un ingrédient ailleurs que dans la liste des ingrédients. Par exemple, un utilisateur peut préciser «50g d’huile d’olive » et « 3 poivrons rouges » dans la liste des ingrédients, et indiquer dans les instructions « faites revenir les poivrons dans l’huile ». Pour chaque </w:t>
      </w:r>
      <w:proofErr w:type="spellStart"/>
      <w:r>
        <w:t>token</w:t>
      </w:r>
      <w:proofErr w:type="spellEnd"/>
      <w:r>
        <w:t xml:space="preserve"> lemmatisé de la recette, on cherche donc dans le lexique simplifié si ce </w:t>
      </w:r>
      <w:proofErr w:type="spellStart"/>
      <w:r>
        <w:t>token</w:t>
      </w:r>
      <w:proofErr w:type="spellEnd"/>
      <w:r>
        <w:t xml:space="preserve"> correspond à un ingrédient, ou bien à un intitulé de catégorie. Si c’est le cas, le </w:t>
      </w:r>
      <w:proofErr w:type="spellStart"/>
      <w:r>
        <w:t>token</w:t>
      </w:r>
      <w:proofErr w:type="spellEnd"/>
      <w:r>
        <w:t xml:space="preserve"> est considéré comme un ingrédient, et est annoté grâce à une balise &lt;</w:t>
      </w:r>
      <w:proofErr w:type="spellStart"/>
      <w:r>
        <w:t>ingredient</w:t>
      </w:r>
      <w:proofErr w:type="spellEnd"/>
      <w:r>
        <w:t>&gt;.</w:t>
      </w:r>
    </w:p>
    <w:p w:rsidR="008114A2" w:rsidRDefault="00664F49">
      <w:pPr>
        <w:pStyle w:val="Corps"/>
      </w:pPr>
      <w:r>
        <w:lastRenderedPageBreak/>
        <w:t xml:space="preserve">Cette analyse à l’échelle d’un seul </w:t>
      </w:r>
      <w:proofErr w:type="spellStart"/>
      <w:r>
        <w:t>token</w:t>
      </w:r>
      <w:proofErr w:type="spellEnd"/>
      <w:r>
        <w:t xml:space="preserve"> implique de prendre quelques précautions supplémentaires pour éviter certaines erreurs. Par exemple dans « huile d’olive », « sucre glace »  ou « cuillère à soupe », il ne faut pas que « olive », « glace » ou « soupe » soient annotés en tant qu’ingrédients. Nous avons donc défini des règles simples, reposant sur les </w:t>
      </w:r>
      <w:proofErr w:type="spellStart"/>
      <w:r>
        <w:t>tokens</w:t>
      </w:r>
      <w:proofErr w:type="spellEnd"/>
      <w:r>
        <w:t xml:space="preserve"> précédents, afin d’éviter d’annoter à tort les deuxièmes </w:t>
      </w:r>
      <w:proofErr w:type="spellStart"/>
      <w:r>
        <w:t>tokens</w:t>
      </w:r>
      <w:proofErr w:type="spellEnd"/>
      <w:r>
        <w:t xml:space="preserve"> dans ce type de structures.</w:t>
      </w:r>
    </w:p>
    <w:p w:rsidR="008114A2" w:rsidRDefault="00664F49">
      <w:pPr>
        <w:pStyle w:val="Corps"/>
      </w:pPr>
      <w:r>
        <w:t xml:space="preserve">Une fois un ingrédient identifié, on cherche le verbe le gouvernant en se basant sur l’analyse syntaxique en dépendance fournie par </w:t>
      </w:r>
      <w:proofErr w:type="spellStart"/>
      <w:r>
        <w:t>Spacy</w:t>
      </w:r>
      <w:proofErr w:type="spellEnd"/>
      <w:r>
        <w:t xml:space="preserve">. Pour une phrase en entrée, </w:t>
      </w:r>
      <w:proofErr w:type="spellStart"/>
      <w:r>
        <w:t>Spacy</w:t>
      </w:r>
      <w:proofErr w:type="spellEnd"/>
      <w:r>
        <w:t xml:space="preserve"> fournit une analyse  syntaxique en arbre de dépendance qui représente les relation</w:t>
      </w:r>
      <w:ins w:id="34" w:author="Solveig Poder" w:date="2021-05-14T13:46:00Z">
        <w:r w:rsidR="006E56A0">
          <w:t>s</w:t>
        </w:r>
      </w:ins>
      <w:r>
        <w:t xml:space="preserve"> hiérarchiques des éléments de la phrase. Un exemple est donné en figure 6 pour la phrase « </w:t>
      </w:r>
      <w:proofErr w:type="spellStart"/>
      <w:r>
        <w:t>Today</w:t>
      </w:r>
      <w:proofErr w:type="spellEnd"/>
      <w:r>
        <w:t xml:space="preserve"> I go to </w:t>
      </w:r>
      <w:proofErr w:type="spellStart"/>
      <w:r>
        <w:t>school</w:t>
      </w:r>
      <w:proofErr w:type="spellEnd"/>
      <w:r>
        <w:t xml:space="preserve"> ». Cette analyse en dépendance permet d’obtenir pour chaque </w:t>
      </w:r>
      <w:proofErr w:type="spellStart"/>
      <w:r>
        <w:t>token</w:t>
      </w:r>
      <w:proofErr w:type="spellEnd"/>
      <w:r>
        <w:t xml:space="preserve"> le </w:t>
      </w:r>
      <w:proofErr w:type="spellStart"/>
      <w:r>
        <w:t>token</w:t>
      </w:r>
      <w:proofErr w:type="spellEnd"/>
      <w:r>
        <w:t xml:space="preserve"> qui le gouverne, et la relation de dépendance qui les lie. Le </w:t>
      </w:r>
      <w:proofErr w:type="spellStart"/>
      <w:r>
        <w:t>token</w:t>
      </w:r>
      <w:proofErr w:type="spellEnd"/>
      <w:r>
        <w:t xml:space="preserve"> « racine » (</w:t>
      </w:r>
      <w:proofErr w:type="spellStart"/>
      <w:r>
        <w:t>root</w:t>
      </w:r>
      <w:proofErr w:type="spellEnd"/>
      <w:r>
        <w:t xml:space="preserve">) de la phrase est le seul </w:t>
      </w:r>
      <w:proofErr w:type="spellStart"/>
      <w:r>
        <w:t>token</w:t>
      </w:r>
      <w:proofErr w:type="spellEnd"/>
      <w:r>
        <w:t xml:space="preserve"> qui n’a pas de gouverneur. Pour trouver le verbe qui gouverne un ingrédient, nous avons donc utilisé une fonction récursive qui remonte de gouverneur en gouverneur dans la phrase jusqu’à trouver un verbe (grâce au POS-</w:t>
      </w:r>
      <w:proofErr w:type="spellStart"/>
      <w:r>
        <w:t>tagging</w:t>
      </w:r>
      <w:proofErr w:type="spellEnd"/>
      <w:r>
        <w:t xml:space="preserve"> </w:t>
      </w:r>
      <w:proofErr w:type="spellStart"/>
      <w:r>
        <w:t>Spacy</w:t>
      </w:r>
      <w:proofErr w:type="spellEnd"/>
      <w:r>
        <w:t>), ou bien la racine de la phrase. Si le lemme de ce verbe fait partie du lexique d’opérations culinaires, alors on considère qu’il s’agit de l’opération culinaire à laquelle se rapporte l’ingrédient, et le lemme de ce verbe est ajouté à l’annotation de l’ingrédient sous la forme d’un attribut « action » dans la balise &lt;</w:t>
      </w:r>
      <w:proofErr w:type="spellStart"/>
      <w:r>
        <w:t>ingredient</w:t>
      </w:r>
      <w:proofErr w:type="spellEnd"/>
      <w:r>
        <w:t xml:space="preserve">&gt;. Le </w:t>
      </w:r>
      <w:proofErr w:type="spellStart"/>
      <w:r>
        <w:t>token</w:t>
      </w:r>
      <w:proofErr w:type="spellEnd"/>
      <w:r>
        <w:t xml:space="preserve"> correspondant à cette opération est alors également annoté à l’aide d’une balise &lt;</w:t>
      </w:r>
      <w:proofErr w:type="spellStart"/>
      <w:r>
        <w:t>operation</w:t>
      </w:r>
      <w:proofErr w:type="spellEnd"/>
      <w:r>
        <w:t>&gt;, et l’ingrédient est ajouté à l’attribut « </w:t>
      </w:r>
      <w:proofErr w:type="spellStart"/>
      <w:r>
        <w:t>ingredients</w:t>
      </w:r>
      <w:proofErr w:type="spellEnd"/>
      <w:r>
        <w:t> » de cette balise. Si aucune opération culinaire n’est trouvée pour l’ingrédient analysé, alors l’attribut « action » n’est pas ajouté. Un exemple illustratif concret est donné en figure 7.</w:t>
      </w:r>
      <w:r>
        <w:rPr>
          <w:noProof/>
        </w:rPr>
        <w:drawing>
          <wp:anchor distT="152400" distB="152400" distL="152400" distR="152400" simplePos="0" relativeHeight="251666432" behindDoc="0" locked="0" layoutInCell="1" allowOverlap="1">
            <wp:simplePos x="0" y="0"/>
            <wp:positionH relativeFrom="margin">
              <wp:posOffset>-6350</wp:posOffset>
            </wp:positionH>
            <wp:positionV relativeFrom="line">
              <wp:posOffset>173703</wp:posOffset>
            </wp:positionV>
            <wp:extent cx="5756911" cy="1858492"/>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tiff"/>
                    <pic:cNvPicPr>
                      <a:picLocks noChangeAspect="1"/>
                    </pic:cNvPicPr>
                  </pic:nvPicPr>
                  <pic:blipFill>
                    <a:blip r:embed="rId18">
                      <a:extLst/>
                    </a:blip>
                    <a:stretch>
                      <a:fillRect/>
                    </a:stretch>
                  </pic:blipFill>
                  <pic:spPr>
                    <a:xfrm>
                      <a:off x="0" y="0"/>
                      <a:ext cx="5756911" cy="1858492"/>
                    </a:xfrm>
                    <a:prstGeom prst="rect">
                      <a:avLst/>
                    </a:prstGeom>
                    <a:ln w="12700" cap="flat">
                      <a:noFill/>
                      <a:miter lim="400000"/>
                    </a:ln>
                    <a:effectLst/>
                  </pic:spPr>
                </pic:pic>
              </a:graphicData>
            </a:graphic>
          </wp:anchor>
        </w:drawing>
      </w:r>
    </w:p>
    <w:p w:rsidR="008114A2" w:rsidRDefault="00664F49">
      <w:pPr>
        <w:pStyle w:val="Corps"/>
      </w:pPr>
      <w:r>
        <w:tab/>
      </w:r>
      <w:r>
        <w:tab/>
        <w:t xml:space="preserve">         </w:t>
      </w:r>
      <w:del w:id="35" w:author="Solveig Poder" w:date="2021-05-14T13:47:00Z">
        <w:r w:rsidDel="006E56A0">
          <w:delText>f</w:delText>
        </w:r>
      </w:del>
      <w:ins w:id="36" w:author="Solveig Poder" w:date="2021-05-14T13:47:00Z">
        <w:r w:rsidR="006E56A0">
          <w:t>F</w:t>
        </w:r>
      </w:ins>
      <w:r>
        <w:t xml:space="preserve">igure 6 : analyse en dépendance </w:t>
      </w:r>
      <w:proofErr w:type="spellStart"/>
      <w:r>
        <w:t>Spacy</w:t>
      </w:r>
      <w:proofErr w:type="spellEnd"/>
    </w:p>
    <w:p w:rsidR="008114A2" w:rsidRDefault="00664F49">
      <w:pPr>
        <w:pStyle w:val="Corps"/>
      </w:pPr>
      <w:r>
        <w:lastRenderedPageBreak/>
        <w:t xml:space="preserve">Toutes les opérations culinaires ne sont pas forcément explicitement liées à des ingrédients. Par exemple, la phrase « Bien remuer avant de servir » comporte l’opération culinaire « remuer », qui ne pourra pas être déduite à partir de l’identification d’un ingrédient (selon le processus présenté dans le paragraphe précédent). Il reste donc nécessaire de vérifier pour chaque </w:t>
      </w:r>
      <w:proofErr w:type="spellStart"/>
      <w:r>
        <w:t>token</w:t>
      </w:r>
      <w:proofErr w:type="spellEnd"/>
      <w:r>
        <w:t xml:space="preserve"> lemmatisé s’il s’agit d’une opération culinaire d’après notre lexique, et de l’annoter avec une balise &lt;</w:t>
      </w:r>
      <w:proofErr w:type="spellStart"/>
      <w:r>
        <w:t>operation</w:t>
      </w:r>
      <w:proofErr w:type="spellEnd"/>
      <w:r>
        <w:t>&gt; si c’est le cas.</w:t>
      </w:r>
      <w:r>
        <w:rPr>
          <w:noProof/>
        </w:rPr>
        <w:drawing>
          <wp:anchor distT="152400" distB="152400" distL="152400" distR="152400" simplePos="0" relativeHeight="251667456" behindDoc="0" locked="0" layoutInCell="1" allowOverlap="1">
            <wp:simplePos x="0" y="0"/>
            <wp:positionH relativeFrom="margin">
              <wp:posOffset>-6350</wp:posOffset>
            </wp:positionH>
            <wp:positionV relativeFrom="line">
              <wp:posOffset>155291</wp:posOffset>
            </wp:positionV>
            <wp:extent cx="5756911" cy="1365725"/>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Capture d’écran 2021-05-13 à 12.08.20.png"/>
                    <pic:cNvPicPr>
                      <a:picLocks noChangeAspect="1"/>
                    </pic:cNvPicPr>
                  </pic:nvPicPr>
                  <pic:blipFill>
                    <a:blip r:embed="rId19">
                      <a:extLst/>
                    </a:blip>
                    <a:stretch>
                      <a:fillRect/>
                    </a:stretch>
                  </pic:blipFill>
                  <pic:spPr>
                    <a:xfrm>
                      <a:off x="0" y="0"/>
                      <a:ext cx="5756911" cy="1365725"/>
                    </a:xfrm>
                    <a:prstGeom prst="rect">
                      <a:avLst/>
                    </a:prstGeom>
                    <a:ln w="12700" cap="flat">
                      <a:noFill/>
                      <a:miter lim="400000"/>
                    </a:ln>
                    <a:effectLst/>
                  </pic:spPr>
                </pic:pic>
              </a:graphicData>
            </a:graphic>
          </wp:anchor>
        </w:drawing>
      </w:r>
    </w:p>
    <w:p w:rsidR="008114A2" w:rsidRDefault="00664F49">
      <w:pPr>
        <w:pStyle w:val="Corps"/>
      </w:pPr>
      <w:r>
        <w:tab/>
      </w:r>
      <w:del w:id="37" w:author="Solveig Poder" w:date="2021-05-14T13:48:00Z">
        <w:r w:rsidDel="006E56A0">
          <w:delText>f</w:delText>
        </w:r>
      </w:del>
      <w:ins w:id="38" w:author="Solveig Poder" w:date="2021-05-14T13:49:00Z">
        <w:r w:rsidR="006E56A0">
          <w:t>F</w:t>
        </w:r>
      </w:ins>
      <w:r>
        <w:t>igure 7 : exemple d’annotation de phrase (avant ajout des quantités)</w:t>
      </w:r>
    </w:p>
    <w:p w:rsidR="008114A2" w:rsidRDefault="00664F49">
      <w:pPr>
        <w:pStyle w:val="Titre3"/>
      </w:pPr>
      <w:bookmarkStart w:id="39" w:name="_Toc9"/>
      <w:r>
        <w:t>3.2 Ajout des informations de quantités</w:t>
      </w:r>
      <w:bookmarkEnd w:id="39"/>
    </w:p>
    <w:p w:rsidR="008114A2" w:rsidRDefault="008114A2">
      <w:pPr>
        <w:pStyle w:val="Corps"/>
      </w:pPr>
    </w:p>
    <w:p w:rsidR="008114A2" w:rsidRDefault="00664F49">
      <w:pPr>
        <w:pStyle w:val="Corps"/>
      </w:pPr>
      <w:r>
        <w:t>La fonction d’identification des ingrédients et des opérations présentée précédemment n’utilise pas la liste d’ingrédients fournie dans chaque recette. Cependant, la détermination des quantités ne peut pas se faire uniquement à partir du texte de la préparation. Il est en effet très rare que les quantités soient explicitées dans les instructions de la recette. Par exemple, si la liste des ingrédients indique « 3 tomates », il sera rarement précisé « coupez les</w:t>
      </w:r>
      <w:r>
        <w:rPr>
          <w:rStyle w:val="Aucun"/>
          <w:b/>
          <w:bCs/>
        </w:rPr>
        <w:t xml:space="preserve"> 3 </w:t>
      </w:r>
      <w:r>
        <w:t xml:space="preserve">tomates » dans les instructions, et on trouvera plutôt « coupez les tomates ». Il est donc nécessaire de consulter la liste des ingrédients afin d’essayer de déterminer les quantités pour chaque ingrédient identifié à l’étape précédente. </w:t>
      </w:r>
    </w:p>
    <w:p w:rsidR="008114A2" w:rsidRDefault="00664F49">
      <w:pPr>
        <w:pStyle w:val="Corps"/>
      </w:pPr>
      <w:r>
        <w:t>La première étape consiste à extraire les informations de la liste d’ingrédients. Dans la majorité des listes d’ingrédients du corpus, un ingrédient est contenu dans une balise &lt;p&gt;, par exemple « </w:t>
      </w:r>
      <w:r>
        <w:rPr>
          <w:rStyle w:val="Aucun"/>
          <w:b/>
          <w:bCs/>
        </w:rPr>
        <w:t>&lt;p&gt;</w:t>
      </w:r>
      <w:r>
        <w:t xml:space="preserve"> 3 pavés de saumon </w:t>
      </w:r>
      <w:r>
        <w:rPr>
          <w:rStyle w:val="Aucun"/>
          <w:b/>
          <w:bCs/>
        </w:rPr>
        <w:t>&lt;/p&gt; </w:t>
      </w:r>
      <w:r>
        <w:t>».  Ce n’est cependant pas toujours le cas. On peut trouver des cas où plusieurs ingrédients sont groupés à l’intérieur d’une même balise &lt;p&gt;, par exemple : « </w:t>
      </w:r>
      <w:r>
        <w:rPr>
          <w:rStyle w:val="Aucun"/>
          <w:b/>
          <w:bCs/>
        </w:rPr>
        <w:t xml:space="preserve">&lt;p&gt; </w:t>
      </w:r>
      <w:r>
        <w:t xml:space="preserve">sel, poivre, curcuma </w:t>
      </w:r>
      <w:r>
        <w:rPr>
          <w:rStyle w:val="Aucun"/>
          <w:b/>
          <w:bCs/>
        </w:rPr>
        <w:t>&lt;/p&gt;</w:t>
      </w:r>
      <w:r>
        <w:t> » ou bien « </w:t>
      </w:r>
      <w:r>
        <w:rPr>
          <w:rStyle w:val="Aucun"/>
          <w:b/>
          <w:bCs/>
        </w:rPr>
        <w:t>&lt;p&gt;</w:t>
      </w:r>
      <w:r>
        <w:t xml:space="preserve"> Pour la pâte : -100g de beurre -100g de sucre </w:t>
      </w:r>
      <w:r>
        <w:rPr>
          <w:rStyle w:val="Aucun"/>
          <w:b/>
          <w:bCs/>
        </w:rPr>
        <w:t>&lt;/p&gt;</w:t>
      </w:r>
      <w:r>
        <w:t xml:space="preserve"> ». Il peut également arriver qu’une balise &lt;p&gt; ne contienne aucun ingrédient, par exemple : </w:t>
      </w:r>
    </w:p>
    <w:p w:rsidR="008114A2" w:rsidRDefault="00664F49">
      <w:pPr>
        <w:pStyle w:val="Corps"/>
        <w:jc w:val="center"/>
      </w:pPr>
      <w:r>
        <w:t>« </w:t>
      </w:r>
      <w:r>
        <w:rPr>
          <w:rStyle w:val="Aucun"/>
          <w:b/>
          <w:bCs/>
        </w:rPr>
        <w:t>&lt;p&gt;</w:t>
      </w:r>
      <w:r>
        <w:t xml:space="preserve"> Pour la pâte </w:t>
      </w:r>
      <w:r>
        <w:rPr>
          <w:rStyle w:val="Aucun"/>
          <w:b/>
          <w:bCs/>
        </w:rPr>
        <w:t xml:space="preserve">&lt;/p&gt; </w:t>
      </w:r>
      <w:r>
        <w:br/>
      </w:r>
      <w:r>
        <w:tab/>
      </w:r>
      <w:r>
        <w:rPr>
          <w:rStyle w:val="Aucun"/>
          <w:b/>
          <w:bCs/>
        </w:rPr>
        <w:t>&lt;p&gt;</w:t>
      </w:r>
      <w:r>
        <w:t xml:space="preserve"> 100g de beurre </w:t>
      </w:r>
      <w:r>
        <w:rPr>
          <w:rStyle w:val="Aucun"/>
          <w:b/>
          <w:bCs/>
        </w:rPr>
        <w:t>&lt;/p&gt;</w:t>
      </w:r>
      <w:r>
        <w:t xml:space="preserve"> </w:t>
      </w:r>
      <w:r>
        <w:br/>
      </w:r>
      <w:r>
        <w:tab/>
      </w:r>
      <w:r>
        <w:rPr>
          <w:rStyle w:val="Aucun"/>
          <w:b/>
          <w:bCs/>
        </w:rPr>
        <w:t>&lt;p&gt;</w:t>
      </w:r>
      <w:r>
        <w:t xml:space="preserve"> 100g de sucre </w:t>
      </w:r>
      <w:r>
        <w:rPr>
          <w:rStyle w:val="Aucun"/>
          <w:b/>
          <w:bCs/>
        </w:rPr>
        <w:t>&lt;/p&gt;</w:t>
      </w:r>
      <w:r>
        <w:t> »</w:t>
      </w:r>
    </w:p>
    <w:p w:rsidR="008114A2" w:rsidRDefault="00664F49">
      <w:pPr>
        <w:pStyle w:val="Corps"/>
      </w:pPr>
      <w:r>
        <w:t xml:space="preserve">Nous avons utilisé les expressions régulières pour prendre en compte ces cas et isoler au mieux les ingrédients et leur quantité depuis ces listes. Nous avons ensuite tâché de séparer la quantité et l’ingrédient. La quantité peut être exprimée à travers un nombre seul, ou à travers un nombre accompagné d’une unité. Cette unité peut être exprimée avec une multitude d’expressions différentes,  plus ou moins précises. Elle peut faire appel à des systèmes de mesure concrets, tels que les grammes ou les litres, ainsi que les autres unités qui en découlent (milligrammes, centilitres…). </w:t>
      </w:r>
      <w:r>
        <w:lastRenderedPageBreak/>
        <w:t xml:space="preserve">Elle peut aussi être exprimée par des contenants tels que « pot », « sachet », « boîte », « cuillère à soupe », par des sous-parties d’aliments telles que « branche » ou « feuille », par des coupes telles que « filet » ou « pavé », ou encore par des expressions plus vagues telles que « un peu de », « une pincée de ». Afin d’identifier toutes ces formes de quantité, nous avons </w:t>
      </w:r>
      <w:proofErr w:type="spellStart"/>
      <w:r>
        <w:t>tokenisé</w:t>
      </w:r>
      <w:proofErr w:type="spellEnd"/>
      <w:r>
        <w:t xml:space="preserve"> et lemmatisé le texte de chaque ingrédient, puis utilisé une fois de plus des expressions régulières, en t</w:t>
      </w:r>
      <w:ins w:id="40" w:author="Solveig Poder" w:date="2021-05-14T13:53:00Z">
        <w:r w:rsidR="006E56A0">
          <w:t>â</w:t>
        </w:r>
      </w:ins>
      <w:del w:id="41" w:author="Solveig Poder" w:date="2021-05-14T13:53:00Z">
        <w:r w:rsidDel="006E56A0">
          <w:delText>a</w:delText>
        </w:r>
      </w:del>
      <w:r>
        <w:t xml:space="preserve">chant d’être le plus exhaustif possible. </w:t>
      </w:r>
    </w:p>
    <w:p w:rsidR="008114A2" w:rsidRDefault="00664F49">
      <w:pPr>
        <w:pStyle w:val="Corps"/>
      </w:pPr>
      <w:r>
        <w:t xml:space="preserve">Une fois l’expression représentant la quantité identifiée (si elle existe), nous avons cherché à extraire le </w:t>
      </w:r>
      <w:proofErr w:type="spellStart"/>
      <w:r>
        <w:t>token</w:t>
      </w:r>
      <w:proofErr w:type="spellEnd"/>
      <w:r>
        <w:t xml:space="preserve"> principal représentant l’ingrédient dans le syntagme restant. Nous avons à nouveau décidé pour cela d’extraire la tête du syntagme. Une difficulté posée par </w:t>
      </w:r>
      <w:proofErr w:type="spellStart"/>
      <w:r>
        <w:t>Spacy</w:t>
      </w:r>
      <w:proofErr w:type="spellEnd"/>
      <w:r>
        <w:t xml:space="preserve"> est que les adjectifs de forme « participe passé » étant identifiés comme des verbes, ils sont souvent considérés à tort comme tête de syntagme. Par exemple, pour « chou frisé » ou « saumon fumé », « frisé » et « fumé » seront considérés comme tête de syntagme par </w:t>
      </w:r>
      <w:proofErr w:type="spellStart"/>
      <w:r>
        <w:t>Spacy</w:t>
      </w:r>
      <w:proofErr w:type="spellEnd"/>
      <w:r>
        <w:t xml:space="preserve">. Pour éviter ce genre d’erreur, nous avons supprimé les </w:t>
      </w:r>
      <w:proofErr w:type="spellStart"/>
      <w:r>
        <w:t>tokens</w:t>
      </w:r>
      <w:proofErr w:type="spellEnd"/>
      <w:r>
        <w:t xml:space="preserve"> POS-</w:t>
      </w:r>
      <w:proofErr w:type="spellStart"/>
      <w:r>
        <w:t>taggés</w:t>
      </w:r>
      <w:proofErr w:type="spellEnd"/>
      <w:r>
        <w:t xml:space="preserve"> en « verbes »  des syntagmes avant d’en chercher la tête. Il s’est aussi avéré que certains adjectifs tels que « frais » ou « sec » sont quasi-systématiquement considérés comme tête de syntagme par </w:t>
      </w:r>
      <w:proofErr w:type="spellStart"/>
      <w:r>
        <w:t>Spacy</w:t>
      </w:r>
      <w:proofErr w:type="spellEnd"/>
      <w:r>
        <w:t>, nous les avons donc également supprimés.</w:t>
      </w:r>
    </w:p>
    <w:p w:rsidR="008114A2" w:rsidRDefault="00664F49">
      <w:pPr>
        <w:pStyle w:val="Corps"/>
      </w:pPr>
      <w:r>
        <w:t xml:space="preserve">Il peut arriver qu’un même ingrédient soit plusieurs fois présents dans la liste d’ingrédients, notamment quand il sert à deux préparations différentes. Dans ces </w:t>
      </w:r>
      <w:del w:id="42" w:author="Solveig Poder" w:date="2021-05-14T13:55:00Z">
        <w:r w:rsidDel="006E56A0">
          <w:delText>cas là</w:delText>
        </w:r>
      </w:del>
      <w:ins w:id="43" w:author="Solveig Poder" w:date="2021-05-14T13:55:00Z">
        <w:r w:rsidR="006E56A0">
          <w:t>cas-là</w:t>
        </w:r>
      </w:ins>
      <w:r>
        <w:t xml:space="preserve">, nous avons défini la quantité de l’ingrédient comme la somme (séparé par l’opérateur « + ») des quantités indiquées dans la liste d’ingrédients. Par exemple, pour une liste qui indiquerait : </w:t>
      </w:r>
    </w:p>
    <w:p w:rsidR="008114A2" w:rsidRDefault="00664F49">
      <w:pPr>
        <w:pStyle w:val="Corps"/>
        <w:jc w:val="center"/>
      </w:pPr>
      <w:r>
        <w:t>«</w:t>
      </w:r>
      <w:r>
        <w:rPr>
          <w:rStyle w:val="Aucun"/>
          <w:b/>
          <w:bCs/>
        </w:rPr>
        <w:t> &lt;p&gt;</w:t>
      </w:r>
      <w:r>
        <w:t xml:space="preserve"> Pour le coulis : </w:t>
      </w:r>
      <w:r>
        <w:rPr>
          <w:rStyle w:val="Aucun"/>
          <w:b/>
          <w:bCs/>
        </w:rPr>
        <w:t>&lt;/p&gt;</w:t>
      </w:r>
      <w:r>
        <w:br/>
        <w:t xml:space="preserve">  </w:t>
      </w:r>
      <w:r>
        <w:tab/>
      </w:r>
      <w:r>
        <w:rPr>
          <w:rStyle w:val="Aucun"/>
          <w:b/>
          <w:bCs/>
        </w:rPr>
        <w:t>&lt;p&gt;</w:t>
      </w:r>
      <w:r>
        <w:t xml:space="preserve"> 100g de fraises </w:t>
      </w:r>
      <w:r>
        <w:rPr>
          <w:rStyle w:val="Aucun"/>
          <w:b/>
          <w:bCs/>
        </w:rPr>
        <w:t>&lt;/p&gt;</w:t>
      </w:r>
      <w:r>
        <w:br/>
        <w:t xml:space="preserve">  …..</w:t>
      </w:r>
      <w:r>
        <w:br/>
      </w:r>
      <w:r>
        <w:tab/>
      </w:r>
      <w:r>
        <w:rPr>
          <w:rStyle w:val="Aucun"/>
          <w:b/>
          <w:bCs/>
        </w:rPr>
        <w:t>&lt;p&gt;</w:t>
      </w:r>
      <w:r>
        <w:t xml:space="preserve"> Pour décorer : </w:t>
      </w:r>
      <w:r>
        <w:rPr>
          <w:rStyle w:val="Aucun"/>
          <w:b/>
          <w:bCs/>
        </w:rPr>
        <w:t>&lt;/p&gt;</w:t>
      </w:r>
      <w:r>
        <w:br/>
      </w:r>
      <w:r>
        <w:tab/>
      </w:r>
      <w:r>
        <w:rPr>
          <w:rStyle w:val="Aucun"/>
          <w:b/>
          <w:bCs/>
        </w:rPr>
        <w:t>&lt;p&gt;</w:t>
      </w:r>
      <w:r>
        <w:t xml:space="preserve"> Quelques fraises </w:t>
      </w:r>
      <w:r>
        <w:rPr>
          <w:rStyle w:val="Aucun"/>
          <w:b/>
          <w:bCs/>
        </w:rPr>
        <w:t>&lt;/p&gt;</w:t>
      </w:r>
      <w:r>
        <w:t xml:space="preserve"> » </w:t>
      </w:r>
    </w:p>
    <w:p w:rsidR="008114A2" w:rsidRDefault="00664F49">
      <w:pPr>
        <w:pStyle w:val="Corps"/>
      </w:pPr>
      <w:r>
        <w:br/>
      </w:r>
      <w:proofErr w:type="gramStart"/>
      <w:r>
        <w:t>la</w:t>
      </w:r>
      <w:proofErr w:type="gramEnd"/>
      <w:r>
        <w:t xml:space="preserve"> quantité extraite pour l’ingrédient « fraise » serait « 100 gramme + quelque ». Nous avons conscience que cette solution pourra fausser certaines opérations dans le calcul de complexité en temps, mais nous avons considéré que ne conserver qu’une seule des quantités indiquées fausserait encore davantage les calculs.</w:t>
      </w:r>
    </w:p>
    <w:p w:rsidR="008114A2" w:rsidRDefault="00664F49">
      <w:pPr>
        <w:pStyle w:val="Corps"/>
      </w:pPr>
      <w:r>
        <w:t>Enfin, pour chaque ingrédient extrait de la liste, nous avons cherché la ou les catégorie(s) à laquelle il appartient, s’il existe dans notre lexique d’ingrédient. Ainsi, la catégorie de « saumon » sera « poisson », et les catégories de « salade » seront « légume » et « crudité ». Pour les ingrédients qui ne figurent pas dans notre lexique, la catégorie « non-définie » est attribuée par défaut.</w:t>
      </w:r>
    </w:p>
    <w:p w:rsidR="008114A2" w:rsidRDefault="00664F49">
      <w:pPr>
        <w:pStyle w:val="Corps"/>
      </w:pPr>
      <w:r>
        <w:t>Les informations extraites depuis les listes d’ingrédients sont donc des listes de triplets « ingrédient / quantité / catégorie(s) ». La figure 8 représente une liste d’ingrédients et les informations qui en seront extraites.</w:t>
      </w:r>
    </w:p>
    <w:p w:rsidR="008114A2" w:rsidRDefault="00664F49">
      <w:pPr>
        <w:pStyle w:val="Corps"/>
      </w:pPr>
      <w:r>
        <w:rPr>
          <w:noProof/>
        </w:rPr>
        <w:lastRenderedPageBreak/>
        <w:drawing>
          <wp:anchor distT="152400" distB="152400" distL="152400" distR="152400" simplePos="0" relativeHeight="251668480" behindDoc="0" locked="0" layoutInCell="1" allowOverlap="1">
            <wp:simplePos x="0" y="0"/>
            <wp:positionH relativeFrom="margin">
              <wp:posOffset>1284541</wp:posOffset>
            </wp:positionH>
            <wp:positionV relativeFrom="line">
              <wp:posOffset>139941</wp:posOffset>
            </wp:positionV>
            <wp:extent cx="3175128" cy="1360769"/>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Capture d’écran 2021-05-13 à 17.53.29.png"/>
                    <pic:cNvPicPr>
                      <a:picLocks noChangeAspect="1"/>
                    </pic:cNvPicPr>
                  </pic:nvPicPr>
                  <pic:blipFill>
                    <a:blip r:embed="rId20">
                      <a:extLst/>
                    </a:blip>
                    <a:stretch>
                      <a:fillRect/>
                    </a:stretch>
                  </pic:blipFill>
                  <pic:spPr>
                    <a:xfrm>
                      <a:off x="0" y="0"/>
                      <a:ext cx="3175128" cy="1360769"/>
                    </a:xfrm>
                    <a:prstGeom prst="rect">
                      <a:avLst/>
                    </a:prstGeom>
                    <a:ln w="12700" cap="flat">
                      <a:noFill/>
                      <a:miter lim="400000"/>
                    </a:ln>
                    <a:effectLst/>
                  </pic:spPr>
                </pic:pic>
              </a:graphicData>
            </a:graphic>
          </wp:anchor>
        </w:drawing>
      </w:r>
    </w:p>
    <w:tbl>
      <w:tblPr>
        <w:tblStyle w:val="TableNormal"/>
        <w:tblW w:w="9046"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016"/>
        <w:gridCol w:w="3015"/>
        <w:gridCol w:w="3015"/>
      </w:tblGrid>
      <w:tr w:rsidR="008114A2">
        <w:trPr>
          <w:trHeight w:val="445"/>
          <w:tblHeader/>
        </w:trPr>
        <w:tc>
          <w:tcPr>
            <w:tcW w:w="3015" w:type="dxa"/>
            <w:tcBorders>
              <w:top w:val="single" w:sz="8" w:space="0" w:color="000000"/>
              <w:left w:val="single" w:sz="8" w:space="0" w:color="000000"/>
              <w:bottom w:val="single" w:sz="16" w:space="0" w:color="000000"/>
              <w:right w:val="single" w:sz="8" w:space="0" w:color="000000"/>
            </w:tcBorders>
            <w:shd w:val="clear" w:color="auto" w:fill="auto"/>
            <w:tcMar>
              <w:top w:w="0" w:type="dxa"/>
              <w:left w:w="0" w:type="dxa"/>
              <w:bottom w:w="0" w:type="dxa"/>
              <w:right w:w="0" w:type="dxa"/>
            </w:tcMar>
          </w:tcPr>
          <w:p w:rsidR="008114A2" w:rsidRDefault="00664F49">
            <w:pPr>
              <w:tabs>
                <w:tab w:val="left" w:pos="1440"/>
                <w:tab w:val="left" w:pos="2880"/>
              </w:tabs>
              <w:suppressAutoHyphens/>
              <w:jc w:val="center"/>
              <w:outlineLvl w:val="0"/>
            </w:pPr>
            <w:r>
              <w:rPr>
                <w:rFonts w:ascii="Calibri" w:hAnsi="Calibri" w:cs="Arial Unicode MS"/>
                <w:b/>
                <w:bCs/>
                <w:color w:val="000000"/>
                <w:sz w:val="28"/>
                <w:szCs w:val="28"/>
                <w14:textOutline w14:w="12700" w14:cap="flat" w14:cmpd="sng" w14:algn="ctr">
                  <w14:noFill/>
                  <w14:prstDash w14:val="solid"/>
                  <w14:miter w14:lim="400000"/>
                </w14:textOutline>
              </w:rPr>
              <w:t>ingredient</w:t>
            </w:r>
          </w:p>
        </w:tc>
        <w:tc>
          <w:tcPr>
            <w:tcW w:w="3015" w:type="dxa"/>
            <w:tcBorders>
              <w:top w:val="single" w:sz="8" w:space="0" w:color="000000"/>
              <w:left w:val="single" w:sz="8" w:space="0" w:color="000000"/>
              <w:bottom w:val="single" w:sz="16" w:space="0" w:color="000000"/>
              <w:right w:val="single" w:sz="8" w:space="0" w:color="000000"/>
            </w:tcBorders>
            <w:shd w:val="clear" w:color="auto" w:fill="auto"/>
            <w:tcMar>
              <w:top w:w="0" w:type="dxa"/>
              <w:left w:w="0" w:type="dxa"/>
              <w:bottom w:w="0" w:type="dxa"/>
              <w:right w:w="0" w:type="dxa"/>
            </w:tcMar>
          </w:tcPr>
          <w:p w:rsidR="008114A2" w:rsidRDefault="00664F49">
            <w:pPr>
              <w:tabs>
                <w:tab w:val="left" w:pos="1440"/>
                <w:tab w:val="left" w:pos="2880"/>
              </w:tabs>
              <w:suppressAutoHyphens/>
              <w:jc w:val="center"/>
              <w:outlineLvl w:val="0"/>
            </w:pPr>
            <w:proofErr w:type="spellStart"/>
            <w:r>
              <w:rPr>
                <w:rFonts w:ascii="Calibri" w:hAnsi="Calibri" w:cs="Arial Unicode MS"/>
                <w:b/>
                <w:bCs/>
                <w:color w:val="000000"/>
                <w:sz w:val="28"/>
                <w:szCs w:val="28"/>
                <w14:textOutline w14:w="12700" w14:cap="flat" w14:cmpd="sng" w14:algn="ctr">
                  <w14:noFill/>
                  <w14:prstDash w14:val="solid"/>
                  <w14:miter w14:lim="400000"/>
                </w14:textOutline>
              </w:rPr>
              <w:t>quantité</w:t>
            </w:r>
            <w:proofErr w:type="spellEnd"/>
          </w:p>
        </w:tc>
        <w:tc>
          <w:tcPr>
            <w:tcW w:w="3015" w:type="dxa"/>
            <w:tcBorders>
              <w:top w:val="single" w:sz="8" w:space="0" w:color="000000"/>
              <w:left w:val="single" w:sz="8" w:space="0" w:color="000000"/>
              <w:bottom w:val="single" w:sz="16" w:space="0" w:color="000000"/>
              <w:right w:val="single" w:sz="8" w:space="0" w:color="000000"/>
            </w:tcBorders>
            <w:shd w:val="clear" w:color="auto" w:fill="auto"/>
            <w:tcMar>
              <w:top w:w="0" w:type="dxa"/>
              <w:left w:w="0" w:type="dxa"/>
              <w:bottom w:w="0" w:type="dxa"/>
              <w:right w:w="0" w:type="dxa"/>
            </w:tcMar>
          </w:tcPr>
          <w:p w:rsidR="008114A2" w:rsidRDefault="00664F49">
            <w:pPr>
              <w:tabs>
                <w:tab w:val="left" w:pos="1440"/>
                <w:tab w:val="left" w:pos="2880"/>
              </w:tabs>
              <w:suppressAutoHyphens/>
              <w:jc w:val="center"/>
              <w:outlineLvl w:val="0"/>
            </w:pPr>
            <w:proofErr w:type="spellStart"/>
            <w:r>
              <w:rPr>
                <w:rFonts w:ascii="Calibri" w:hAnsi="Calibri" w:cs="Arial Unicode MS"/>
                <w:b/>
                <w:bCs/>
                <w:color w:val="000000"/>
                <w:sz w:val="28"/>
                <w:szCs w:val="28"/>
                <w14:textOutline w14:w="12700" w14:cap="flat" w14:cmpd="sng" w14:algn="ctr">
                  <w14:noFill/>
                  <w14:prstDash w14:val="solid"/>
                  <w14:miter w14:lim="400000"/>
                </w14:textOutline>
              </w:rPr>
              <w:t>catégorie</w:t>
            </w:r>
            <w:proofErr w:type="spellEnd"/>
            <w:r>
              <w:rPr>
                <w:rFonts w:ascii="Calibri" w:hAnsi="Calibri" w:cs="Arial Unicode MS"/>
                <w:b/>
                <w:bCs/>
                <w:color w:val="000000"/>
                <w:sz w:val="28"/>
                <w:szCs w:val="28"/>
                <w14:textOutline w14:w="12700" w14:cap="flat" w14:cmpd="sng" w14:algn="ctr">
                  <w14:noFill/>
                  <w14:prstDash w14:val="solid"/>
                  <w14:miter w14:lim="400000"/>
                </w14:textOutline>
              </w:rPr>
              <w:t>(s)</w:t>
            </w:r>
          </w:p>
        </w:tc>
      </w:tr>
      <w:tr w:rsidR="008114A2">
        <w:tblPrEx>
          <w:shd w:val="clear" w:color="auto" w:fill="000000"/>
        </w:tblPrEx>
        <w:trPr>
          <w:trHeight w:val="445"/>
        </w:trPr>
        <w:tc>
          <w:tcPr>
            <w:tcW w:w="3015" w:type="dxa"/>
            <w:tcBorders>
              <w:top w:val="single" w:sz="16"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8114A2" w:rsidRDefault="00664F49">
            <w:pPr>
              <w:tabs>
                <w:tab w:val="left" w:pos="1440"/>
                <w:tab w:val="left" w:pos="2880"/>
              </w:tabs>
              <w:suppressAutoHyphens/>
              <w:jc w:val="center"/>
              <w:outlineLvl w:val="0"/>
            </w:pPr>
            <w:proofErr w:type="spellStart"/>
            <w:r>
              <w:rPr>
                <w:rFonts w:ascii="Calibri" w:hAnsi="Calibri" w:cs="Arial Unicode MS"/>
                <w:color w:val="000000"/>
                <w:sz w:val="26"/>
                <w:szCs w:val="26"/>
                <w14:textOutline w14:w="12700" w14:cap="flat" w14:cmpd="sng" w14:algn="ctr">
                  <w14:noFill/>
                  <w14:prstDash w14:val="solid"/>
                  <w14:miter w14:lim="400000"/>
                </w14:textOutline>
              </w:rPr>
              <w:t>saumon</w:t>
            </w:r>
            <w:proofErr w:type="spellEnd"/>
          </w:p>
        </w:tc>
        <w:tc>
          <w:tcPr>
            <w:tcW w:w="3015" w:type="dxa"/>
            <w:tcBorders>
              <w:top w:val="single" w:sz="16"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8114A2" w:rsidRDefault="00664F49">
            <w:pPr>
              <w:tabs>
                <w:tab w:val="left" w:pos="1440"/>
                <w:tab w:val="left" w:pos="2880"/>
              </w:tabs>
              <w:suppressAutoHyphens/>
              <w:jc w:val="center"/>
              <w:outlineLvl w:val="0"/>
            </w:pPr>
            <w:r>
              <w:rPr>
                <w:rFonts w:ascii="Calibri" w:hAnsi="Calibri" w:cs="Arial Unicode MS"/>
                <w:color w:val="000000"/>
                <w:sz w:val="26"/>
                <w:szCs w:val="26"/>
                <w14:textOutline w14:w="12700" w14:cap="flat" w14:cmpd="sng" w14:algn="ctr">
                  <w14:noFill/>
                  <w14:prstDash w14:val="solid"/>
                  <w14:miter w14:lim="400000"/>
                </w14:textOutline>
              </w:rPr>
              <w:t>3 tranche</w:t>
            </w:r>
          </w:p>
        </w:tc>
        <w:tc>
          <w:tcPr>
            <w:tcW w:w="3015" w:type="dxa"/>
            <w:tcBorders>
              <w:top w:val="single" w:sz="16"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8114A2" w:rsidRDefault="00664F49">
            <w:pPr>
              <w:tabs>
                <w:tab w:val="left" w:pos="1440"/>
                <w:tab w:val="left" w:pos="2880"/>
              </w:tabs>
              <w:suppressAutoHyphens/>
              <w:jc w:val="center"/>
              <w:outlineLvl w:val="0"/>
            </w:pPr>
            <w:r>
              <w:rPr>
                <w:rFonts w:ascii="Calibri" w:hAnsi="Calibri" w:cs="Arial Unicode MS"/>
                <w:color w:val="000000"/>
                <w:sz w:val="26"/>
                <w:szCs w:val="26"/>
                <w14:textOutline w14:w="12700" w14:cap="flat" w14:cmpd="sng" w14:algn="ctr">
                  <w14:noFill/>
                  <w14:prstDash w14:val="solid"/>
                  <w14:miter w14:lim="400000"/>
                </w14:textOutline>
              </w:rPr>
              <w:t>« </w:t>
            </w:r>
            <w:proofErr w:type="spellStart"/>
            <w:r>
              <w:rPr>
                <w:rFonts w:ascii="Calibri" w:hAnsi="Calibri" w:cs="Arial Unicode MS"/>
                <w:color w:val="000000"/>
                <w:sz w:val="26"/>
                <w:szCs w:val="26"/>
                <w14:textOutline w14:w="12700" w14:cap="flat" w14:cmpd="sng" w14:algn="ctr">
                  <w14:noFill/>
                  <w14:prstDash w14:val="solid"/>
                  <w14:miter w14:lim="400000"/>
                </w14:textOutline>
              </w:rPr>
              <w:t>poisson</w:t>
            </w:r>
            <w:proofErr w:type="spellEnd"/>
            <w:r>
              <w:rPr>
                <w:rFonts w:ascii="Calibri" w:hAnsi="Calibri" w:cs="Arial Unicode MS"/>
                <w:color w:val="000000"/>
                <w:sz w:val="26"/>
                <w:szCs w:val="26"/>
                <w14:textOutline w14:w="12700" w14:cap="flat" w14:cmpd="sng" w14:algn="ctr">
                  <w14:noFill/>
                  <w14:prstDash w14:val="solid"/>
                  <w14:miter w14:lim="400000"/>
                </w14:textOutline>
              </w:rPr>
              <w:t> »</w:t>
            </w:r>
          </w:p>
        </w:tc>
      </w:tr>
      <w:tr w:rsidR="008114A2">
        <w:tblPrEx>
          <w:shd w:val="clear" w:color="auto" w:fill="000000"/>
        </w:tblPrEx>
        <w:trPr>
          <w:trHeight w:val="445"/>
        </w:trPr>
        <w:tc>
          <w:tcPr>
            <w:tcW w:w="3015"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8114A2" w:rsidRDefault="00664F49">
            <w:pPr>
              <w:tabs>
                <w:tab w:val="left" w:pos="1440"/>
                <w:tab w:val="left" w:pos="2880"/>
              </w:tabs>
              <w:suppressAutoHyphens/>
              <w:jc w:val="center"/>
              <w:outlineLvl w:val="0"/>
            </w:pPr>
            <w:proofErr w:type="spellStart"/>
            <w:r>
              <w:rPr>
                <w:rFonts w:ascii="Calibri" w:hAnsi="Calibri" w:cs="Arial Unicode MS"/>
                <w:color w:val="000000"/>
                <w:sz w:val="26"/>
                <w:szCs w:val="26"/>
                <w14:textOutline w14:w="12700" w14:cap="flat" w14:cmpd="sng" w14:algn="ctr">
                  <w14:noFill/>
                  <w14:prstDash w14:val="solid"/>
                  <w14:miter w14:lim="400000"/>
                </w14:textOutline>
              </w:rPr>
              <w:t>courgette</w:t>
            </w:r>
            <w:proofErr w:type="spellEnd"/>
          </w:p>
        </w:tc>
        <w:tc>
          <w:tcPr>
            <w:tcW w:w="3015"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8114A2" w:rsidRDefault="00664F49">
            <w:pPr>
              <w:tabs>
                <w:tab w:val="left" w:pos="1440"/>
                <w:tab w:val="left" w:pos="2880"/>
              </w:tabs>
              <w:suppressAutoHyphens/>
              <w:jc w:val="center"/>
              <w:outlineLvl w:val="0"/>
            </w:pPr>
            <w:r>
              <w:rPr>
                <w:rFonts w:ascii="Calibri" w:hAnsi="Calibri" w:cs="Arial Unicode MS"/>
                <w:color w:val="000000"/>
                <w:sz w:val="26"/>
                <w:szCs w:val="26"/>
                <w14:textOutline w14:w="12700" w14:cap="flat" w14:cmpd="sng" w14:algn="ctr">
                  <w14:noFill/>
                  <w14:prstDash w14:val="solid"/>
                  <w14:miter w14:lim="400000"/>
                </w14:textOutline>
              </w:rPr>
              <w:t xml:space="preserve">500 </w:t>
            </w:r>
            <w:proofErr w:type="spellStart"/>
            <w:r>
              <w:rPr>
                <w:rFonts w:ascii="Calibri" w:hAnsi="Calibri" w:cs="Arial Unicode MS"/>
                <w:color w:val="000000"/>
                <w:sz w:val="26"/>
                <w:szCs w:val="26"/>
                <w14:textOutline w14:w="12700" w14:cap="flat" w14:cmpd="sng" w14:algn="ctr">
                  <w14:noFill/>
                  <w14:prstDash w14:val="solid"/>
                  <w14:miter w14:lim="400000"/>
                </w14:textOutline>
              </w:rPr>
              <w:t>gramme</w:t>
            </w:r>
            <w:proofErr w:type="spellEnd"/>
          </w:p>
        </w:tc>
        <w:tc>
          <w:tcPr>
            <w:tcW w:w="3015"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8114A2" w:rsidRDefault="00664F49">
            <w:pPr>
              <w:tabs>
                <w:tab w:val="left" w:pos="1440"/>
                <w:tab w:val="left" w:pos="2880"/>
              </w:tabs>
              <w:suppressAutoHyphens/>
              <w:jc w:val="center"/>
              <w:outlineLvl w:val="0"/>
            </w:pPr>
            <w:r>
              <w:rPr>
                <w:rFonts w:ascii="Calibri" w:hAnsi="Calibri" w:cs="Arial Unicode MS"/>
                <w:color w:val="000000"/>
                <w:sz w:val="26"/>
                <w:szCs w:val="26"/>
                <w14:textOutline w14:w="12700" w14:cap="flat" w14:cmpd="sng" w14:algn="ctr">
                  <w14:noFill/>
                  <w14:prstDash w14:val="solid"/>
                  <w14:miter w14:lim="400000"/>
                </w14:textOutline>
              </w:rPr>
              <w:t>« </w:t>
            </w:r>
            <w:proofErr w:type="spellStart"/>
            <w:r>
              <w:rPr>
                <w:rFonts w:ascii="Calibri" w:hAnsi="Calibri" w:cs="Arial Unicode MS"/>
                <w:color w:val="000000"/>
                <w:sz w:val="26"/>
                <w:szCs w:val="26"/>
                <w14:textOutline w14:w="12700" w14:cap="flat" w14:cmpd="sng" w14:algn="ctr">
                  <w14:noFill/>
                  <w14:prstDash w14:val="solid"/>
                  <w14:miter w14:lim="400000"/>
                </w14:textOutline>
              </w:rPr>
              <w:t>légume</w:t>
            </w:r>
            <w:proofErr w:type="spellEnd"/>
            <w:r>
              <w:rPr>
                <w:rFonts w:ascii="Calibri" w:hAnsi="Calibri" w:cs="Arial Unicode MS"/>
                <w:color w:val="000000"/>
                <w:sz w:val="26"/>
                <w:szCs w:val="26"/>
                <w14:textOutline w14:w="12700" w14:cap="flat" w14:cmpd="sng" w14:algn="ctr">
                  <w14:noFill/>
                  <w14:prstDash w14:val="solid"/>
                  <w14:miter w14:lim="400000"/>
                </w14:textOutline>
              </w:rPr>
              <w:t> »</w:t>
            </w:r>
          </w:p>
        </w:tc>
      </w:tr>
      <w:tr w:rsidR="008114A2">
        <w:tblPrEx>
          <w:shd w:val="clear" w:color="auto" w:fill="000000"/>
        </w:tblPrEx>
        <w:trPr>
          <w:trHeight w:val="445"/>
        </w:trPr>
        <w:tc>
          <w:tcPr>
            <w:tcW w:w="3015"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8114A2" w:rsidRDefault="00664F49">
            <w:pPr>
              <w:tabs>
                <w:tab w:val="left" w:pos="1440"/>
                <w:tab w:val="left" w:pos="2880"/>
              </w:tabs>
              <w:suppressAutoHyphens/>
              <w:jc w:val="center"/>
              <w:outlineLvl w:val="0"/>
            </w:pPr>
            <w:r>
              <w:rPr>
                <w:rFonts w:ascii="Calibri" w:hAnsi="Calibri" w:cs="Arial Unicode MS"/>
                <w:color w:val="000000"/>
                <w:sz w:val="26"/>
                <w:szCs w:val="26"/>
                <w14:textOutline w14:w="12700" w14:cap="flat" w14:cmpd="sng" w14:algn="ctr">
                  <w14:noFill/>
                  <w14:prstDash w14:val="solid"/>
                  <w14:miter w14:lim="400000"/>
                </w14:textOutline>
              </w:rPr>
              <w:t>thon</w:t>
            </w:r>
          </w:p>
        </w:tc>
        <w:tc>
          <w:tcPr>
            <w:tcW w:w="3015"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8114A2" w:rsidRDefault="00664F49">
            <w:pPr>
              <w:tabs>
                <w:tab w:val="left" w:pos="1440"/>
                <w:tab w:val="left" w:pos="2880"/>
              </w:tabs>
              <w:suppressAutoHyphens/>
              <w:jc w:val="center"/>
              <w:outlineLvl w:val="0"/>
            </w:pPr>
            <w:r>
              <w:rPr>
                <w:rFonts w:ascii="Calibri" w:hAnsi="Calibri" w:cs="Arial Unicode MS"/>
                <w:color w:val="000000"/>
                <w:sz w:val="26"/>
                <w:szCs w:val="26"/>
                <w14:textOutline w14:w="12700" w14:cap="flat" w14:cmpd="sng" w14:algn="ctr">
                  <w14:noFill/>
                  <w14:prstDash w14:val="solid"/>
                  <w14:miter w14:lim="400000"/>
                </w14:textOutline>
              </w:rPr>
              <w:t xml:space="preserve">2 </w:t>
            </w:r>
            <w:proofErr w:type="spellStart"/>
            <w:r>
              <w:rPr>
                <w:rFonts w:ascii="Calibri" w:hAnsi="Calibri" w:cs="Arial Unicode MS"/>
                <w:color w:val="000000"/>
                <w:sz w:val="26"/>
                <w:szCs w:val="26"/>
                <w14:textOutline w14:w="12700" w14:cap="flat" w14:cmpd="sng" w14:algn="ctr">
                  <w14:noFill/>
                  <w14:prstDash w14:val="solid"/>
                  <w14:miter w14:lim="400000"/>
                </w14:textOutline>
              </w:rPr>
              <w:t>boîte</w:t>
            </w:r>
            <w:proofErr w:type="spellEnd"/>
          </w:p>
        </w:tc>
        <w:tc>
          <w:tcPr>
            <w:tcW w:w="3015"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8114A2" w:rsidRDefault="00664F49">
            <w:pPr>
              <w:tabs>
                <w:tab w:val="left" w:pos="1440"/>
                <w:tab w:val="left" w:pos="2880"/>
              </w:tabs>
              <w:suppressAutoHyphens/>
              <w:jc w:val="center"/>
              <w:outlineLvl w:val="0"/>
            </w:pPr>
            <w:r>
              <w:rPr>
                <w:rFonts w:ascii="Calibri" w:hAnsi="Calibri" w:cs="Arial Unicode MS"/>
                <w:color w:val="000000"/>
                <w:sz w:val="26"/>
                <w:szCs w:val="26"/>
                <w14:textOutline w14:w="12700" w14:cap="flat" w14:cmpd="sng" w14:algn="ctr">
                  <w14:noFill/>
                  <w14:prstDash w14:val="solid"/>
                  <w14:miter w14:lim="400000"/>
                </w14:textOutline>
              </w:rPr>
              <w:t>« </w:t>
            </w:r>
            <w:proofErr w:type="spellStart"/>
            <w:r>
              <w:rPr>
                <w:rFonts w:ascii="Calibri" w:hAnsi="Calibri" w:cs="Arial Unicode MS"/>
                <w:color w:val="000000"/>
                <w:sz w:val="26"/>
                <w:szCs w:val="26"/>
                <w14:textOutline w14:w="12700" w14:cap="flat" w14:cmpd="sng" w14:algn="ctr">
                  <w14:noFill/>
                  <w14:prstDash w14:val="solid"/>
                  <w14:miter w14:lim="400000"/>
                </w14:textOutline>
              </w:rPr>
              <w:t>poisson</w:t>
            </w:r>
            <w:proofErr w:type="spellEnd"/>
            <w:r>
              <w:rPr>
                <w:rFonts w:ascii="Calibri" w:hAnsi="Calibri" w:cs="Arial Unicode MS"/>
                <w:color w:val="000000"/>
                <w:sz w:val="26"/>
                <w:szCs w:val="26"/>
                <w14:textOutline w14:w="12700" w14:cap="flat" w14:cmpd="sng" w14:algn="ctr">
                  <w14:noFill/>
                  <w14:prstDash w14:val="solid"/>
                  <w14:miter w14:lim="400000"/>
                </w14:textOutline>
              </w:rPr>
              <w:t> »</w:t>
            </w:r>
          </w:p>
        </w:tc>
      </w:tr>
      <w:tr w:rsidR="008114A2">
        <w:tblPrEx>
          <w:shd w:val="clear" w:color="auto" w:fill="000000"/>
        </w:tblPrEx>
        <w:trPr>
          <w:trHeight w:val="603"/>
        </w:trPr>
        <w:tc>
          <w:tcPr>
            <w:tcW w:w="3015"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8114A2" w:rsidRDefault="00664F49">
            <w:pPr>
              <w:tabs>
                <w:tab w:val="left" w:pos="1440"/>
                <w:tab w:val="left" w:pos="2880"/>
              </w:tabs>
              <w:suppressAutoHyphens/>
              <w:jc w:val="center"/>
              <w:outlineLvl w:val="0"/>
            </w:pPr>
            <w:proofErr w:type="spellStart"/>
            <w:r>
              <w:rPr>
                <w:rFonts w:ascii="Calibri" w:hAnsi="Calibri" w:cs="Arial Unicode MS"/>
                <w:color w:val="000000"/>
                <w:sz w:val="26"/>
                <w:szCs w:val="26"/>
                <w14:textOutline w14:w="12700" w14:cap="flat" w14:cmpd="sng" w14:algn="ctr">
                  <w14:noFill/>
                  <w14:prstDash w14:val="solid"/>
                  <w14:miter w14:lim="400000"/>
                </w14:textOutline>
              </w:rPr>
              <w:t>sel</w:t>
            </w:r>
            <w:proofErr w:type="spellEnd"/>
          </w:p>
        </w:tc>
        <w:tc>
          <w:tcPr>
            <w:tcW w:w="3015"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8114A2" w:rsidRDefault="00664F49">
            <w:pPr>
              <w:tabs>
                <w:tab w:val="left" w:pos="1440"/>
                <w:tab w:val="left" w:pos="2880"/>
              </w:tabs>
              <w:suppressAutoHyphens/>
              <w:jc w:val="center"/>
              <w:outlineLvl w:val="0"/>
            </w:pPr>
            <w:r>
              <w:rPr>
                <w:rFonts w:ascii="Calibri" w:hAnsi="Calibri" w:cs="Arial Unicode MS"/>
                <w:color w:val="000000"/>
                <w:sz w:val="26"/>
                <w:szCs w:val="26"/>
                <w14:textOutline w14:w="12700" w14:cap="flat" w14:cmpd="sng" w14:algn="ctr">
                  <w14:noFill/>
                  <w14:prstDash w14:val="solid"/>
                  <w14:miter w14:lim="400000"/>
                </w14:textOutline>
              </w:rPr>
              <w:t>(</w:t>
            </w:r>
            <w:proofErr w:type="spellStart"/>
            <w:r>
              <w:rPr>
                <w:rFonts w:ascii="Calibri" w:hAnsi="Calibri" w:cs="Arial Unicode MS"/>
                <w:color w:val="000000"/>
                <w:sz w:val="26"/>
                <w:szCs w:val="26"/>
                <w14:textOutline w14:w="12700" w14:cap="flat" w14:cmpd="sng" w14:algn="ctr">
                  <w14:noFill/>
                  <w14:prstDash w14:val="solid"/>
                  <w14:miter w14:lim="400000"/>
                </w14:textOutline>
              </w:rPr>
              <w:t>chaîne</w:t>
            </w:r>
            <w:proofErr w:type="spellEnd"/>
            <w:r>
              <w:rPr>
                <w:rFonts w:ascii="Calibri" w:hAnsi="Calibri" w:cs="Arial Unicode MS"/>
                <w:color w:val="000000"/>
                <w:sz w:val="26"/>
                <w:szCs w:val="26"/>
                <w14:textOutline w14:w="12700" w14:cap="flat" w14:cmpd="sng" w14:algn="ctr">
                  <w14:noFill/>
                  <w14:prstDash w14:val="solid"/>
                  <w14:miter w14:lim="400000"/>
                </w14:textOutline>
              </w:rPr>
              <w:t xml:space="preserve"> vide)</w:t>
            </w:r>
          </w:p>
        </w:tc>
        <w:tc>
          <w:tcPr>
            <w:tcW w:w="3015"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8114A2" w:rsidRDefault="00664F49">
            <w:pPr>
              <w:tabs>
                <w:tab w:val="left" w:pos="1440"/>
                <w:tab w:val="left" w:pos="2880"/>
              </w:tabs>
              <w:suppressAutoHyphens/>
              <w:jc w:val="center"/>
              <w:outlineLvl w:val="0"/>
            </w:pPr>
            <w:r>
              <w:rPr>
                <w:rFonts w:ascii="Calibri" w:hAnsi="Calibri" w:cs="Arial Unicode MS"/>
                <w:color w:val="000000"/>
                <w:sz w:val="26"/>
                <w:szCs w:val="26"/>
                <w14:textOutline w14:w="12700" w14:cap="flat" w14:cmpd="sng" w14:algn="ctr">
                  <w14:noFill/>
                  <w14:prstDash w14:val="solid"/>
                  <w14:miter w14:lim="400000"/>
                </w14:textOutline>
              </w:rPr>
              <w:t xml:space="preserve">« condiment </w:t>
            </w:r>
            <w:proofErr w:type="spellStart"/>
            <w:r>
              <w:rPr>
                <w:rFonts w:ascii="Calibri" w:hAnsi="Calibri" w:cs="Arial Unicode MS"/>
                <w:color w:val="000000"/>
                <w:sz w:val="26"/>
                <w:szCs w:val="26"/>
                <w14:textOutline w14:w="12700" w14:cap="flat" w14:cmpd="sng" w14:algn="ctr">
                  <w14:noFill/>
                  <w14:prstDash w14:val="solid"/>
                  <w14:miter w14:lim="400000"/>
                </w14:textOutline>
              </w:rPr>
              <w:t>assaisonnement</w:t>
            </w:r>
            <w:proofErr w:type="spellEnd"/>
            <w:r>
              <w:rPr>
                <w:rFonts w:ascii="Calibri" w:hAnsi="Calibri" w:cs="Arial Unicode MS"/>
                <w:color w:val="000000"/>
                <w:sz w:val="26"/>
                <w:szCs w:val="26"/>
                <w14:textOutline w14:w="12700" w14:cap="flat" w14:cmpd="sng" w14:algn="ctr">
                  <w14:noFill/>
                  <w14:prstDash w14:val="solid"/>
                  <w14:miter w14:lim="400000"/>
                </w14:textOutline>
              </w:rPr>
              <w:t xml:space="preserve"> </w:t>
            </w:r>
            <w:proofErr w:type="spellStart"/>
            <w:r>
              <w:rPr>
                <w:rFonts w:ascii="Calibri" w:hAnsi="Calibri" w:cs="Arial Unicode MS"/>
                <w:color w:val="000000"/>
                <w:sz w:val="26"/>
                <w:szCs w:val="26"/>
                <w14:textOutline w14:w="12700" w14:cap="flat" w14:cmpd="sng" w14:algn="ctr">
                  <w14:noFill/>
                  <w14:prstDash w14:val="solid"/>
                  <w14:miter w14:lim="400000"/>
                </w14:textOutline>
              </w:rPr>
              <w:t>épice</w:t>
            </w:r>
            <w:proofErr w:type="spellEnd"/>
            <w:r>
              <w:rPr>
                <w:rFonts w:ascii="Calibri" w:hAnsi="Calibri" w:cs="Arial Unicode MS"/>
                <w:color w:val="000000"/>
                <w:sz w:val="26"/>
                <w:szCs w:val="26"/>
                <w14:textOutline w14:w="12700" w14:cap="flat" w14:cmpd="sng" w14:algn="ctr">
                  <w14:noFill/>
                  <w14:prstDash w14:val="solid"/>
                  <w14:miter w14:lim="400000"/>
                </w14:textOutline>
              </w:rPr>
              <w:t> »</w:t>
            </w:r>
          </w:p>
        </w:tc>
      </w:tr>
      <w:tr w:rsidR="008114A2">
        <w:tblPrEx>
          <w:shd w:val="clear" w:color="auto" w:fill="000000"/>
        </w:tblPrEx>
        <w:trPr>
          <w:trHeight w:val="603"/>
        </w:trPr>
        <w:tc>
          <w:tcPr>
            <w:tcW w:w="3015"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8114A2" w:rsidRDefault="00664F49">
            <w:pPr>
              <w:tabs>
                <w:tab w:val="left" w:pos="1440"/>
                <w:tab w:val="left" w:pos="2880"/>
              </w:tabs>
              <w:suppressAutoHyphens/>
              <w:jc w:val="center"/>
              <w:outlineLvl w:val="0"/>
            </w:pPr>
            <w:proofErr w:type="spellStart"/>
            <w:r>
              <w:rPr>
                <w:rFonts w:ascii="Calibri" w:hAnsi="Calibri" w:cs="Arial Unicode MS"/>
                <w:color w:val="000000"/>
                <w:sz w:val="26"/>
                <w:szCs w:val="26"/>
                <w14:textOutline w14:w="12700" w14:cap="flat" w14:cmpd="sng" w14:algn="ctr">
                  <w14:noFill/>
                  <w14:prstDash w14:val="solid"/>
                  <w14:miter w14:lim="400000"/>
                </w14:textOutline>
              </w:rPr>
              <w:t>poivre</w:t>
            </w:r>
            <w:proofErr w:type="spellEnd"/>
          </w:p>
        </w:tc>
        <w:tc>
          <w:tcPr>
            <w:tcW w:w="3015"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8114A2" w:rsidRDefault="00664F49">
            <w:pPr>
              <w:tabs>
                <w:tab w:val="left" w:pos="1440"/>
                <w:tab w:val="left" w:pos="2880"/>
              </w:tabs>
              <w:suppressAutoHyphens/>
              <w:jc w:val="center"/>
              <w:outlineLvl w:val="0"/>
            </w:pPr>
            <w:r>
              <w:rPr>
                <w:rFonts w:ascii="Calibri" w:hAnsi="Calibri" w:cs="Arial Unicode MS"/>
                <w:color w:val="000000"/>
                <w:sz w:val="26"/>
                <w:szCs w:val="26"/>
                <w14:textOutline w14:w="12700" w14:cap="flat" w14:cmpd="sng" w14:algn="ctr">
                  <w14:noFill/>
                  <w14:prstDash w14:val="solid"/>
                  <w14:miter w14:lim="400000"/>
                </w14:textOutline>
              </w:rPr>
              <w:t>(</w:t>
            </w:r>
            <w:proofErr w:type="spellStart"/>
            <w:r>
              <w:rPr>
                <w:rFonts w:ascii="Calibri" w:hAnsi="Calibri" w:cs="Arial Unicode MS"/>
                <w:color w:val="000000"/>
                <w:sz w:val="26"/>
                <w:szCs w:val="26"/>
                <w14:textOutline w14:w="12700" w14:cap="flat" w14:cmpd="sng" w14:algn="ctr">
                  <w14:noFill/>
                  <w14:prstDash w14:val="solid"/>
                  <w14:miter w14:lim="400000"/>
                </w14:textOutline>
              </w:rPr>
              <w:t>chaîne</w:t>
            </w:r>
            <w:proofErr w:type="spellEnd"/>
            <w:r>
              <w:rPr>
                <w:rFonts w:ascii="Calibri" w:hAnsi="Calibri" w:cs="Arial Unicode MS"/>
                <w:color w:val="000000"/>
                <w:sz w:val="26"/>
                <w:szCs w:val="26"/>
                <w14:textOutline w14:w="12700" w14:cap="flat" w14:cmpd="sng" w14:algn="ctr">
                  <w14:noFill/>
                  <w14:prstDash w14:val="solid"/>
                  <w14:miter w14:lim="400000"/>
                </w14:textOutline>
              </w:rPr>
              <w:t xml:space="preserve"> vide)</w:t>
            </w:r>
          </w:p>
        </w:tc>
        <w:tc>
          <w:tcPr>
            <w:tcW w:w="3015"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8114A2" w:rsidRDefault="00664F49">
            <w:pPr>
              <w:tabs>
                <w:tab w:val="left" w:pos="1440"/>
                <w:tab w:val="left" w:pos="2880"/>
              </w:tabs>
              <w:suppressAutoHyphens/>
              <w:jc w:val="center"/>
              <w:outlineLvl w:val="0"/>
            </w:pPr>
            <w:r>
              <w:rPr>
                <w:rFonts w:ascii="Calibri" w:hAnsi="Calibri" w:cs="Arial Unicode MS"/>
                <w:color w:val="000000"/>
                <w:sz w:val="26"/>
                <w:szCs w:val="26"/>
                <w14:textOutline w14:w="12700" w14:cap="flat" w14:cmpd="sng" w14:algn="ctr">
                  <w14:noFill/>
                  <w14:prstDash w14:val="solid"/>
                  <w14:miter w14:lim="400000"/>
                </w14:textOutline>
              </w:rPr>
              <w:t xml:space="preserve">« condiment </w:t>
            </w:r>
            <w:proofErr w:type="spellStart"/>
            <w:r>
              <w:rPr>
                <w:rFonts w:ascii="Calibri" w:hAnsi="Calibri" w:cs="Arial Unicode MS"/>
                <w:color w:val="000000"/>
                <w:sz w:val="26"/>
                <w:szCs w:val="26"/>
                <w14:textOutline w14:w="12700" w14:cap="flat" w14:cmpd="sng" w14:algn="ctr">
                  <w14:noFill/>
                  <w14:prstDash w14:val="solid"/>
                  <w14:miter w14:lim="400000"/>
                </w14:textOutline>
              </w:rPr>
              <w:t>assaisonnement</w:t>
            </w:r>
            <w:proofErr w:type="spellEnd"/>
            <w:r>
              <w:rPr>
                <w:rFonts w:ascii="Calibri" w:hAnsi="Calibri" w:cs="Arial Unicode MS"/>
                <w:color w:val="000000"/>
                <w:sz w:val="26"/>
                <w:szCs w:val="26"/>
                <w14:textOutline w14:w="12700" w14:cap="flat" w14:cmpd="sng" w14:algn="ctr">
                  <w14:noFill/>
                  <w14:prstDash w14:val="solid"/>
                  <w14:miter w14:lim="400000"/>
                </w14:textOutline>
              </w:rPr>
              <w:t xml:space="preserve"> </w:t>
            </w:r>
            <w:proofErr w:type="spellStart"/>
            <w:r>
              <w:rPr>
                <w:rFonts w:ascii="Calibri" w:hAnsi="Calibri" w:cs="Arial Unicode MS"/>
                <w:color w:val="000000"/>
                <w:sz w:val="26"/>
                <w:szCs w:val="26"/>
                <w14:textOutline w14:w="12700" w14:cap="flat" w14:cmpd="sng" w14:algn="ctr">
                  <w14:noFill/>
                  <w14:prstDash w14:val="solid"/>
                  <w14:miter w14:lim="400000"/>
                </w14:textOutline>
              </w:rPr>
              <w:t>épice</w:t>
            </w:r>
            <w:proofErr w:type="spellEnd"/>
            <w:r>
              <w:rPr>
                <w:rFonts w:ascii="Calibri" w:hAnsi="Calibri" w:cs="Arial Unicode MS"/>
                <w:color w:val="000000"/>
                <w:sz w:val="26"/>
                <w:szCs w:val="26"/>
                <w14:textOutline w14:w="12700" w14:cap="flat" w14:cmpd="sng" w14:algn="ctr">
                  <w14:noFill/>
                  <w14:prstDash w14:val="solid"/>
                  <w14:miter w14:lim="400000"/>
                </w14:textOutline>
              </w:rPr>
              <w:t> »</w:t>
            </w:r>
          </w:p>
        </w:tc>
      </w:tr>
    </w:tbl>
    <w:p w:rsidR="008114A2" w:rsidRDefault="008114A2">
      <w:pPr>
        <w:pStyle w:val="Corps"/>
      </w:pPr>
    </w:p>
    <w:p w:rsidR="008114A2" w:rsidRDefault="00664F49">
      <w:pPr>
        <w:pStyle w:val="Corps"/>
      </w:pPr>
      <w:r>
        <w:tab/>
      </w:r>
      <w:ins w:id="44" w:author="Solveig Poder" w:date="2021-05-14T13:57:00Z">
        <w:r w:rsidR="00310884">
          <w:t>F</w:t>
        </w:r>
      </w:ins>
      <w:del w:id="45" w:author="Solveig Poder" w:date="2021-05-14T13:57:00Z">
        <w:r w:rsidDel="00310884">
          <w:delText>f</w:delText>
        </w:r>
      </w:del>
      <w:r>
        <w:t>igure 8 : exemple d’extractions d’informations depuis une liste d’ingrédients</w:t>
      </w:r>
    </w:p>
    <w:p w:rsidR="008114A2" w:rsidRDefault="008114A2">
      <w:pPr>
        <w:pStyle w:val="Corps"/>
      </w:pPr>
    </w:p>
    <w:p w:rsidR="008114A2" w:rsidRDefault="00664F49">
      <w:pPr>
        <w:pStyle w:val="Corps"/>
      </w:pPr>
      <w:r>
        <w:lastRenderedPageBreak/>
        <w:t>Ces informations vont servir à ajouter les quantité</w:t>
      </w:r>
      <w:ins w:id="46" w:author="Solveig Poder" w:date="2021-05-14T13:59:00Z">
        <w:r w:rsidR="00310884">
          <w:t>s</w:t>
        </w:r>
      </w:ins>
      <w:r>
        <w:t xml:space="preserve"> aux annotations des ingrédients dans le texte de préparation de la recette. Pour chaque ingrédient identifié dans le texte, on cherche s’il est présent dans les ingrédients extraits depuis la liste d’ingrédients. S’il l’est, la quantité extraite pour cet ingrédient est ajoutée à l’annotation de l’ingrédient identifié sous la forme d’un attribut « </w:t>
      </w:r>
      <w:proofErr w:type="spellStart"/>
      <w:r>
        <w:t>quantite</w:t>
      </w:r>
      <w:proofErr w:type="spellEnd"/>
      <w:r>
        <w:t> ». Si ce n’est pas le cas, on cherche si l’ingrédient identifié fait partie des catégories de un ou plusieurs ingrédients extraits de la liste d’ingrédients. Si c’est le cas, les quantités de tous les ingrédients appartenant à la catégorie, séparées par des points-virgules, sont attribuées comme valeur de l’attribut « </w:t>
      </w:r>
      <w:proofErr w:type="spellStart"/>
      <w:r>
        <w:t>quantite</w:t>
      </w:r>
      <w:proofErr w:type="spellEnd"/>
      <w:r>
        <w:t> ». Si l’ingrédient identifié ne correspon</w:t>
      </w:r>
      <w:r>
        <w:rPr>
          <w:noProof/>
        </w:rPr>
        <w:drawing>
          <wp:anchor distT="152400" distB="152400" distL="152400" distR="152400" simplePos="0" relativeHeight="251669504" behindDoc="0" locked="0" layoutInCell="1" allowOverlap="1">
            <wp:simplePos x="0" y="0"/>
            <wp:positionH relativeFrom="page">
              <wp:posOffset>1030916</wp:posOffset>
            </wp:positionH>
            <wp:positionV relativeFrom="page">
              <wp:posOffset>3291182</wp:posOffset>
            </wp:positionV>
            <wp:extent cx="5756911" cy="522614"/>
            <wp:effectExtent l="0" t="0" r="0" b="0"/>
            <wp:wrapTopAndBottom distT="152400" distB="15240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Capture d’écran 2021-05-13 à 20.20.02.png"/>
                    <pic:cNvPicPr>
                      <a:picLocks noChangeAspect="1"/>
                    </pic:cNvPicPr>
                  </pic:nvPicPr>
                  <pic:blipFill>
                    <a:blip r:embed="rId21">
                      <a:extLst/>
                    </a:blip>
                    <a:stretch>
                      <a:fillRect/>
                    </a:stretch>
                  </pic:blipFill>
                  <pic:spPr>
                    <a:xfrm>
                      <a:off x="0" y="0"/>
                      <a:ext cx="5756911" cy="522614"/>
                    </a:xfrm>
                    <a:prstGeom prst="rect">
                      <a:avLst/>
                    </a:prstGeom>
                    <a:ln w="12700" cap="flat">
                      <a:noFill/>
                      <a:miter lim="400000"/>
                    </a:ln>
                    <a:effectLst/>
                  </pic:spPr>
                </pic:pic>
              </a:graphicData>
            </a:graphic>
          </wp:anchor>
        </w:drawing>
      </w:r>
      <w:r>
        <w:rPr>
          <w:noProof/>
        </w:rPr>
        <w:drawing>
          <wp:anchor distT="152400" distB="152400" distL="152400" distR="152400" simplePos="0" relativeHeight="251671552" behindDoc="0" locked="0" layoutInCell="1" allowOverlap="1">
            <wp:simplePos x="0" y="0"/>
            <wp:positionH relativeFrom="page">
              <wp:posOffset>1035356</wp:posOffset>
            </wp:positionH>
            <wp:positionV relativeFrom="page">
              <wp:posOffset>5759517</wp:posOffset>
            </wp:positionV>
            <wp:extent cx="5485787" cy="3511528"/>
            <wp:effectExtent l="0" t="0" r="0" b="0"/>
            <wp:wrapTopAndBottom distT="152400" distB="15240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Capture d’écran 2021-05-13 à 22.09.28.png"/>
                    <pic:cNvPicPr>
                      <a:picLocks noChangeAspect="1"/>
                    </pic:cNvPicPr>
                  </pic:nvPicPr>
                  <pic:blipFill>
                    <a:blip r:embed="rId22">
                      <a:extLst/>
                    </a:blip>
                    <a:stretch>
                      <a:fillRect/>
                    </a:stretch>
                  </pic:blipFill>
                  <pic:spPr>
                    <a:xfrm>
                      <a:off x="0" y="0"/>
                      <a:ext cx="5485787" cy="3511528"/>
                    </a:xfrm>
                    <a:prstGeom prst="rect">
                      <a:avLst/>
                    </a:prstGeom>
                    <a:ln w="12700" cap="flat">
                      <a:solidFill>
                        <a:srgbClr val="DDDDDD"/>
                      </a:solidFill>
                      <a:prstDash val="solid"/>
                      <a:miter lim="400000"/>
                    </a:ln>
                    <a:effectLst/>
                  </pic:spPr>
                </pic:pic>
              </a:graphicData>
            </a:graphic>
          </wp:anchor>
        </w:drawing>
      </w:r>
      <w:r>
        <w:t>d à aucun</w:t>
      </w:r>
      <w:ins w:id="47" w:author="Solveig Poder" w:date="2021-05-14T14:00:00Z">
        <w:r w:rsidR="00310884">
          <w:t xml:space="preserve"> des</w:t>
        </w:r>
      </w:ins>
      <w:r>
        <w:t xml:space="preserve"> ingrédient</w:t>
      </w:r>
      <w:ins w:id="48" w:author="Solveig Poder" w:date="2021-05-14T14:01:00Z">
        <w:r w:rsidR="00310884">
          <w:t>s</w:t>
        </w:r>
      </w:ins>
      <w:r>
        <w:t xml:space="preserve"> ou catégories d’ingrédient</w:t>
      </w:r>
      <w:ins w:id="49" w:author="Solveig Poder" w:date="2021-05-14T14:01:00Z">
        <w:r w:rsidR="00310884">
          <w:t>s</w:t>
        </w:r>
      </w:ins>
      <w:r>
        <w:t xml:space="preserve"> extraits de la liste d’ingrédients, l’attribut « </w:t>
      </w:r>
      <w:proofErr w:type="spellStart"/>
      <w:r>
        <w:t>quantite</w:t>
      </w:r>
      <w:proofErr w:type="spellEnd"/>
      <w:r>
        <w:t> » n’est pas ajouté. La figure 9 présente l’annotation de la phrase « Mélangez les poissons avec les courgettes » en se référant à la liste d’ingrédients en figure 8.</w:t>
      </w:r>
    </w:p>
    <w:p w:rsidR="008114A2" w:rsidRDefault="00664F49">
      <w:pPr>
        <w:pStyle w:val="Corps"/>
      </w:pPr>
      <w:r>
        <w:tab/>
      </w:r>
      <w:r>
        <w:tab/>
      </w:r>
      <w:ins w:id="50" w:author="Solveig Poder" w:date="2021-05-14T14:01:00Z">
        <w:r w:rsidR="00310884">
          <w:t>F</w:t>
        </w:r>
      </w:ins>
      <w:del w:id="51" w:author="Solveig Poder" w:date="2021-05-14T14:01:00Z">
        <w:r w:rsidDel="00310884">
          <w:delText>f</w:delText>
        </w:r>
      </w:del>
      <w:r>
        <w:t>igure 9 : exemple d’annotation finale sur une phrase</w:t>
      </w:r>
    </w:p>
    <w:p w:rsidR="008114A2" w:rsidRDefault="008114A2">
      <w:pPr>
        <w:pStyle w:val="Corps"/>
      </w:pPr>
    </w:p>
    <w:p w:rsidR="008114A2" w:rsidRDefault="00664F49">
      <w:pPr>
        <w:pStyle w:val="Corps"/>
      </w:pPr>
      <w:r>
        <w:t xml:space="preserve">Les figures 10 et 11 présentent une recette complète du corpus original en entrée, et sa sortie annotée par notre programme (recette d’identifiant 24823). On constate que l’annotation est globalement bien réalisée, malgré quelques erreurs. Par exemple, le nom « place » est identifié à tort </w:t>
      </w:r>
      <w:r>
        <w:lastRenderedPageBreak/>
        <w:t xml:space="preserve">comme l’opération culinaire « placer », et l’ingrédient « huile » est associée à l’opération culinaire « découper ». </w:t>
      </w:r>
    </w:p>
    <w:p w:rsidR="008114A2" w:rsidRDefault="00664F49">
      <w:pPr>
        <w:pStyle w:val="Corps"/>
      </w:pPr>
      <w:r>
        <w:tab/>
      </w:r>
      <w:r>
        <w:tab/>
      </w:r>
      <w:r>
        <w:tab/>
      </w:r>
      <w:r>
        <w:tab/>
      </w:r>
      <w:ins w:id="52" w:author="Solveig Poder" w:date="2021-05-14T14:04:00Z">
        <w:r w:rsidR="00310884">
          <w:t>F</w:t>
        </w:r>
      </w:ins>
      <w:del w:id="53" w:author="Solveig Poder" w:date="2021-05-14T14:04:00Z">
        <w:r w:rsidDel="00310884">
          <w:delText>f</w:delText>
        </w:r>
      </w:del>
      <w:r>
        <w:t xml:space="preserve">igure 10 : recette avant annotation </w:t>
      </w:r>
    </w:p>
    <w:p w:rsidR="008114A2" w:rsidRDefault="00664F49">
      <w:pPr>
        <w:pStyle w:val="Corps"/>
      </w:pPr>
      <w:r>
        <w:tab/>
      </w:r>
      <w:r>
        <w:tab/>
      </w:r>
      <w:r>
        <w:tab/>
      </w:r>
      <w:ins w:id="54" w:author="Solveig Poder" w:date="2021-05-14T14:04:00Z">
        <w:r w:rsidR="00310884">
          <w:t>F</w:t>
        </w:r>
      </w:ins>
      <w:del w:id="55" w:author="Solveig Poder" w:date="2021-05-14T14:04:00Z">
        <w:r w:rsidDel="00310884">
          <w:delText>f</w:delText>
        </w:r>
      </w:del>
      <w:r>
        <w:t>igure 11 : recette après annotation</w:t>
      </w:r>
      <w:r>
        <w:br/>
      </w:r>
    </w:p>
    <w:p w:rsidR="008114A2" w:rsidRDefault="00664F49">
      <w:pPr>
        <w:pStyle w:val="Titre2"/>
        <w:numPr>
          <w:ilvl w:val="0"/>
          <w:numId w:val="9"/>
        </w:numPr>
      </w:pPr>
      <w:bookmarkStart w:id="56" w:name="_Toc10"/>
      <w:r>
        <w:t>Calcul des complexités</w:t>
      </w:r>
      <w:bookmarkEnd w:id="56"/>
    </w:p>
    <w:p w:rsidR="008114A2" w:rsidRDefault="008114A2">
      <w:pPr>
        <w:pStyle w:val="Corps"/>
      </w:pPr>
    </w:p>
    <w:p w:rsidR="008114A2" w:rsidRDefault="00664F49">
      <w:pPr>
        <w:pStyle w:val="Corps"/>
      </w:pPr>
      <w:r>
        <w:lastRenderedPageBreak/>
        <w:t>Un seul programme est chargé de calculer les complexités en temps et en espace de toutes les recettes du corpus. Une sortie unique est ensuite générée au format csv. Chaque ligne de la sortie contient le nom du fichier annoté analysé, sa complexit</w:t>
      </w:r>
      <w:r>
        <w:rPr>
          <w:noProof/>
        </w:rPr>
        <w:drawing>
          <wp:anchor distT="152400" distB="152400" distL="152400" distR="152400" simplePos="0" relativeHeight="251672576" behindDoc="0" locked="0" layoutInCell="1" allowOverlap="1">
            <wp:simplePos x="0" y="0"/>
            <wp:positionH relativeFrom="page">
              <wp:posOffset>906144</wp:posOffset>
            </wp:positionH>
            <wp:positionV relativeFrom="page">
              <wp:posOffset>135652</wp:posOffset>
            </wp:positionV>
            <wp:extent cx="5788328" cy="3659213"/>
            <wp:effectExtent l="0" t="0" r="0" b="0"/>
            <wp:wrapTopAndBottom distT="152400" distB="15240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Capture d’écran 2021-05-13 à 22.13.32.png"/>
                    <pic:cNvPicPr>
                      <a:picLocks noChangeAspect="1"/>
                    </pic:cNvPicPr>
                  </pic:nvPicPr>
                  <pic:blipFill>
                    <a:blip r:embed="rId23">
                      <a:extLst/>
                    </a:blip>
                    <a:stretch>
                      <a:fillRect/>
                    </a:stretch>
                  </pic:blipFill>
                  <pic:spPr>
                    <a:xfrm>
                      <a:off x="0" y="0"/>
                      <a:ext cx="5788328" cy="3659213"/>
                    </a:xfrm>
                    <a:prstGeom prst="rect">
                      <a:avLst/>
                    </a:prstGeom>
                    <a:ln w="12700" cap="flat">
                      <a:solidFill>
                        <a:srgbClr val="DDDDDD"/>
                      </a:solidFill>
                      <a:prstDash val="solid"/>
                      <a:miter lim="400000"/>
                    </a:ln>
                    <a:effectLst/>
                  </pic:spPr>
                </pic:pic>
              </a:graphicData>
            </a:graphic>
          </wp:anchor>
        </w:drawing>
      </w:r>
      <w:r>
        <w:t xml:space="preserve">é en temps, sa complexité en espace, et son niveau de difficulté (niveau allant de 1 à 4, pour « très facile » à « difficile », déjà indiqué dans la recette originale). Les étapes du calcul de la complexité </w:t>
      </w:r>
      <w:del w:id="57" w:author="Solveig Poder" w:date="2021-05-14T14:09:00Z">
        <w:r w:rsidDel="006176FD">
          <w:delText xml:space="preserve">en temps </w:delText>
        </w:r>
      </w:del>
      <w:r>
        <w:t>sont illustrées par la figure 12 ci-dessous :</w:t>
      </w:r>
      <w:r>
        <w:rPr>
          <w:noProof/>
        </w:rPr>
        <w:drawing>
          <wp:anchor distT="152400" distB="152400" distL="152400" distR="152400" simplePos="0" relativeHeight="251673600" behindDoc="0" locked="0" layoutInCell="1" allowOverlap="1">
            <wp:simplePos x="0" y="0"/>
            <wp:positionH relativeFrom="margin">
              <wp:posOffset>513978</wp:posOffset>
            </wp:positionH>
            <wp:positionV relativeFrom="line">
              <wp:posOffset>149460</wp:posOffset>
            </wp:positionV>
            <wp:extent cx="4626723" cy="3233574"/>
            <wp:effectExtent l="0" t="0" r="0" b="0"/>
            <wp:wrapTopAndBottom distT="152400" distB="15240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Untitled Diagram (3).png"/>
                    <pic:cNvPicPr>
                      <a:picLocks noChangeAspect="1"/>
                    </pic:cNvPicPr>
                  </pic:nvPicPr>
                  <pic:blipFill>
                    <a:blip r:embed="rId24">
                      <a:extLst/>
                    </a:blip>
                    <a:stretch>
                      <a:fillRect/>
                    </a:stretch>
                  </pic:blipFill>
                  <pic:spPr>
                    <a:xfrm>
                      <a:off x="0" y="0"/>
                      <a:ext cx="4626723" cy="3233574"/>
                    </a:xfrm>
                    <a:prstGeom prst="rect">
                      <a:avLst/>
                    </a:prstGeom>
                    <a:ln w="12700" cap="flat">
                      <a:noFill/>
                      <a:miter lim="400000"/>
                    </a:ln>
                    <a:effectLst/>
                  </pic:spPr>
                </pic:pic>
              </a:graphicData>
            </a:graphic>
          </wp:anchor>
        </w:drawing>
      </w:r>
    </w:p>
    <w:p w:rsidR="008114A2" w:rsidRDefault="00664F49">
      <w:pPr>
        <w:pStyle w:val="Corps"/>
      </w:pPr>
      <w:r>
        <w:tab/>
      </w:r>
      <w:r>
        <w:tab/>
        <w:t xml:space="preserve">    </w:t>
      </w:r>
      <w:del w:id="58" w:author="Solveig Poder" w:date="2021-05-14T14:08:00Z">
        <w:r w:rsidDel="006176FD">
          <w:delText>f</w:delText>
        </w:r>
      </w:del>
      <w:ins w:id="59" w:author="Solveig Poder" w:date="2021-05-14T14:08:00Z">
        <w:r w:rsidR="006176FD">
          <w:t>F</w:t>
        </w:r>
      </w:ins>
      <w:r>
        <w:t>igure 12 : étapes des calculs de complexité</w:t>
      </w:r>
    </w:p>
    <w:p w:rsidR="008114A2" w:rsidRDefault="00664F49">
      <w:pPr>
        <w:pStyle w:val="Titre3"/>
      </w:pPr>
      <w:bookmarkStart w:id="60" w:name="_Toc11"/>
      <w:r>
        <w:t>4.1 Complexité en temps</w:t>
      </w:r>
      <w:bookmarkEnd w:id="60"/>
    </w:p>
    <w:p w:rsidR="008114A2" w:rsidRDefault="008114A2">
      <w:pPr>
        <w:pStyle w:val="Corps"/>
      </w:pPr>
    </w:p>
    <w:p w:rsidR="008114A2" w:rsidRDefault="00664F49">
      <w:pPr>
        <w:pStyle w:val="Corps"/>
      </w:pPr>
      <w:r>
        <w:t>Le calcul de la complexité en temps s’effectue sur la base du corpus enrichi en annotations d’ingrédients, quantités et opérations culinaires. Ce calcul s’inspire du calcul de complexité en temps d’un algorithme de programmation. On cherche à connaître le nombre d’opérations élémentaires de la recette. Ce nombre d’opérations élémentaires dépend des opérations culinaires à effectuer</w:t>
      </w:r>
      <w:ins w:id="61" w:author="Solveig Poder" w:date="2021-05-14T14:13:00Z">
        <w:r w:rsidR="00AC2E76">
          <w:t xml:space="preserve"> (équivalent </w:t>
        </w:r>
        <w:proofErr w:type="gramStart"/>
        <w:r w:rsidR="00AC2E76">
          <w:t>des instruction</w:t>
        </w:r>
        <w:proofErr w:type="gramEnd"/>
        <w:r w:rsidR="00AC2E76">
          <w:t xml:space="preserve"> d’un programme)</w:t>
        </w:r>
      </w:ins>
      <w:r>
        <w:t xml:space="preserve">, qui peuvent être plus ou moins complexes, et de la quantité d’ingrédients (équivalent des données fournies à un programme) à laquelle elles s’appliquent. </w:t>
      </w:r>
    </w:p>
    <w:p w:rsidR="008114A2" w:rsidRDefault="00664F49">
      <w:pPr>
        <w:pStyle w:val="Corps"/>
      </w:pPr>
      <w:r>
        <w:t xml:space="preserve">Prenons par exemple une recette dont les instructions seraient simplement « casser les </w:t>
      </w:r>
      <w:del w:id="62" w:author="Solveig Poder" w:date="2021-05-14T14:13:00Z">
        <w:r w:rsidDel="00AC2E76">
          <w:delText>oeufs</w:delText>
        </w:r>
      </w:del>
      <w:ins w:id="63" w:author="Solveig Poder" w:date="2021-05-14T14:13:00Z">
        <w:r w:rsidR="00AC2E76">
          <w:t>œufs</w:t>
        </w:r>
      </w:ins>
      <w:r>
        <w:t xml:space="preserve"> ». Si on définit que l’opération « casser » correspond à une seule opération élémentaire, </w:t>
      </w:r>
      <w:r>
        <w:lastRenderedPageBreak/>
        <w:t xml:space="preserve">et qu’il est indiqué d’utiliser 3 </w:t>
      </w:r>
      <w:del w:id="64" w:author="Solveig Poder" w:date="2021-05-14T14:14:00Z">
        <w:r w:rsidDel="00AC2E76">
          <w:delText>oeufs</w:delText>
        </w:r>
      </w:del>
      <w:ins w:id="65" w:author="Solveig Poder" w:date="2021-05-14T14:14:00Z">
        <w:r w:rsidR="00AC2E76">
          <w:t>œufs</w:t>
        </w:r>
      </w:ins>
      <w:r>
        <w:t xml:space="preserve"> dans la liste d’ingrédients, alors la complexité sera égale à 1x3 soit 3. Prenons maintenant une opération plus difficile telle que « dénerver un foie gras ». L’opération « dénerver » est une opération complexe, il faut enlever les nerfs soigneusement un à un. On peut considérer que cette opération culinaire plus longue et complexe correspond à 4 opérations élémentaires. La complexité en temps d’une telle recette sera donc 4x1, soit 4. Modifions légèrement la recette, en changeant la quantité de foie gras. Pour « dénerver un demi foie gras », le travail est deux fois moins important et prendra deux fois moins de temps, la complexité sera donc 4 x 0.5, soit 2. Enfin, pour une recette composée de plusieurs opérations culinaires (simples ou complexes), la complexité totale sera la </w:t>
      </w:r>
      <w:r>
        <w:rPr>
          <w:rStyle w:val="Aucun"/>
          <w:b/>
          <w:bCs/>
        </w:rPr>
        <w:t>somme</w:t>
      </w:r>
      <w:r>
        <w:t xml:space="preserve"> des complexités de chaque opération (en fonction de la quantité d’ingrédients). Ainsi, la complexité de la recette « coupez un demi foie gras et cassez 5 </w:t>
      </w:r>
      <w:del w:id="66" w:author="Solveig Poder" w:date="2021-05-14T14:14:00Z">
        <w:r w:rsidDel="00AC2E76">
          <w:delText>oeufs</w:delText>
        </w:r>
      </w:del>
      <w:ins w:id="67" w:author="Solveig Poder" w:date="2021-05-14T14:14:00Z">
        <w:r w:rsidR="00AC2E76">
          <w:t>œufs</w:t>
        </w:r>
      </w:ins>
      <w:r>
        <w:t xml:space="preserve"> » sera : </w:t>
      </w:r>
      <w:r>
        <w:br/>
        <w:t xml:space="preserve">« 4 x 0.5 + 1 x 5 » soit 7. Ce calcul est réalisable sur nos recettes grâce aux annotations d’opérations culinaires, mais nécessite d’avoir défini quelques tables d’informations : le nombre d’opérations élémentaires par opération culinaire (par exemple 4 pour « dénerver » et « 1 » pour casser), et les équivalences de quantités (par exemple 1 pour « boîte », 0.1 pour « centilitre »…). </w:t>
      </w:r>
    </w:p>
    <w:p w:rsidR="008114A2" w:rsidRDefault="00664F49">
      <w:pPr>
        <w:pStyle w:val="Corps"/>
      </w:pPr>
      <w:r>
        <w:t xml:space="preserve">Pour créer la table du nombre d’opérations élémentaires par opération culinaire, nous avons repris le lexique d’opérations culinaires, puis l’avons converti vers un format tabulaire, afin d’ajouter une colonne correspondant au nombre d’opérations élémentaires. Pour nous économiser du temps de travail, nous n’avons rempli cette colonne que pour les opérations que nous considérions « complexes », pour lesquelles le nombre d’opération élémentaires est supérieur à 1 (les autres opérations auront par défaut 1 comme nombre d’opération élémentaire). Nous avons par exemple considéré que « cuire » représentait 3 opérations élémentaires, car il est en général nécessaire de vérifier plusieurs fois l’avancée de la cuisson, ou de remuer. </w:t>
      </w:r>
      <w:ins w:id="68" w:author="Solveig Poder" w:date="2021-05-14T14:16:00Z">
        <w:r w:rsidR="00AC2E76">
          <w:t xml:space="preserve">L’action </w:t>
        </w:r>
      </w:ins>
      <w:r>
        <w:t>« décortiquer » représente 4 opérations élémentaires, car le processus consiste en général à retirer plusieurs parties d’un ingrédient, par exemple la tête, la carapace, et les p</w:t>
      </w:r>
      <w:ins w:id="69" w:author="Solveig Poder" w:date="2021-05-14T14:16:00Z">
        <w:r w:rsidR="00AC2E76">
          <w:t>at</w:t>
        </w:r>
      </w:ins>
      <w:del w:id="70" w:author="Solveig Poder" w:date="2021-05-14T14:16:00Z">
        <w:r w:rsidDel="00AC2E76">
          <w:delText>â</w:delText>
        </w:r>
      </w:del>
      <w:r>
        <w:t>tes pour une crevette.</w:t>
      </w:r>
    </w:p>
    <w:p w:rsidR="008114A2" w:rsidRDefault="00664F49">
      <w:pPr>
        <w:pStyle w:val="Corps"/>
      </w:pPr>
      <w:r>
        <w:t>Pour convertir les quantités, nous avons créé une table d’équivalence. Comme expliqué précédemment, les quantités sont en général exprimées soit avec un nombre seul, soit avec un nombre accompagné d’une unité. Dans le cas d’un nombre seul, aucune conversion n’est nécessaire. Par exemple, pour « 3 aubergines », la quantité « 3 » peut être réutilisée telle quelle dans le calcul de complexité. En revanche, pour « 500 g d’aubergines », on ne peut utiliser la quantité « 500g » telle quelle dans le calcul, c’est pourquoi une table de conversion des unités est nécessaire. Nous avons défini par exemple que « boîte », « pavé » ou « filet » correspondaient tous à une unité de quantité, tandis que « tranche » correspond à 0.25 unité de quantité, et « branche » à 0.1. Pour les poids, nous avons défini « 100 grammes » comme 1 unité de quantité, tandis que pour les liquides, nous avons choisi « 10 centilitres ». Par conséquent, l’unité « gramme » vaut 0.01, « kilogramme » vaut 10, « centilitre » vaut 0.1…  Une fois convertie, l’unité est multipliée par le nombre qui la précède. Ainsi, la quantité « 500g » sera convertie en 5</w:t>
      </w:r>
      <w:ins w:id="71" w:author="Solveig Poder" w:date="2021-05-14T15:33:00Z">
        <w:r w:rsidR="005A4CD1">
          <w:t>00</w:t>
        </w:r>
      </w:ins>
      <w:r>
        <w:t xml:space="preserve"> x 0.01, soit 5 unités de quantité. « 3 tranches » sera converti en 3 x 0.25, soit 0.75 unité de quantité.</w:t>
      </w:r>
    </w:p>
    <w:p w:rsidR="008114A2" w:rsidRDefault="00664F49">
      <w:pPr>
        <w:pStyle w:val="Corps"/>
      </w:pPr>
      <w:r>
        <w:t xml:space="preserve">Notre système de conversion est très simplifié, car il ne prend pas en compte le type d’ingrédient traité. Cela peut créer des incohérences notamment au niveau des unités de poids. Nous avons choisi 100 grammes comme équivalent d’une unité de quantité, car cela correspond grossièrement à un yaourt, un oignon, une carotte, une portion de viande pour une personne… Mais imaginons une recette qui indiquerait dans la liste des ingrédients « 1 poulet entier », et une autre </w:t>
      </w:r>
      <w:r>
        <w:lastRenderedPageBreak/>
        <w:t>recette qui indiquerait « 1,8 kg de poulet ». Dans le premier cas, la quantité après conversion sera « 1 », tandis que dans le deuxième cas, la quantité sera « 18 ». La quantité réelle de poulet dans les deux recettes est pourtant très proche. Cet aspect de notre méthode reste à améliorer pour prendre en compte ce genre de cas.</w:t>
      </w:r>
    </w:p>
    <w:p w:rsidR="008114A2" w:rsidRDefault="00664F49">
      <w:pPr>
        <w:pStyle w:val="Corps"/>
      </w:pPr>
      <w:r>
        <w:t>Grâce à ces tables, on peut calculer l</w:t>
      </w:r>
      <w:ins w:id="72" w:author="Solveig Poder" w:date="2021-05-14T15:36:00Z">
        <w:r w:rsidR="005A4CD1">
          <w:t>a</w:t>
        </w:r>
      </w:ins>
      <w:del w:id="73" w:author="Solveig Poder" w:date="2021-05-14T15:36:00Z">
        <w:r w:rsidDel="005A4CD1">
          <w:delText>es</w:delText>
        </w:r>
      </w:del>
      <w:r>
        <w:t xml:space="preserve"> complexité</w:t>
      </w:r>
      <w:del w:id="74" w:author="Solveig Poder" w:date="2021-05-14T15:37:00Z">
        <w:r w:rsidDel="005A4CD1">
          <w:delText>s</w:delText>
        </w:r>
      </w:del>
      <w:ins w:id="75" w:author="Solveig Poder" w:date="2021-05-14T15:37:00Z">
        <w:r w:rsidR="005A4CD1">
          <w:t xml:space="preserve"> en temps</w:t>
        </w:r>
      </w:ins>
      <w:r>
        <w:t xml:space="preserve"> de chaque opération culinaire d’une recette et </w:t>
      </w:r>
      <w:del w:id="76" w:author="Solveig Poder" w:date="2021-05-14T15:40:00Z">
        <w:r w:rsidDel="005A4CD1">
          <w:delText xml:space="preserve">les </w:delText>
        </w:r>
      </w:del>
      <w:r>
        <w:t xml:space="preserve">additionner </w:t>
      </w:r>
      <w:ins w:id="77" w:author="Solveig Poder" w:date="2021-05-14T15:40:00Z">
        <w:r w:rsidR="005A4CD1">
          <w:t xml:space="preserve">l’ensemble </w:t>
        </w:r>
      </w:ins>
      <w:r>
        <w:t>pour obtenir la complexité totale de la recette. Précisons que pour des opérations culinaires</w:t>
      </w:r>
      <w:ins w:id="78" w:author="Solveig Poder" w:date="2021-05-14T15:43:00Z">
        <w:r w:rsidR="00B767FF">
          <w:t xml:space="preserve"> qui ne sont</w:t>
        </w:r>
      </w:ins>
      <w:r>
        <w:t xml:space="preserve"> liées à aucun ingrédient, la complexité correspond simplement au nombre d’opérations élémentaires de cette opération d’après notre table. </w:t>
      </w:r>
      <w:ins w:id="79" w:author="Solveig Poder" w:date="2021-05-14T15:56:00Z">
        <w:r>
          <w:t>À</w:t>
        </w:r>
      </w:ins>
      <w:del w:id="80" w:author="Solveig Poder" w:date="2021-05-14T15:56:00Z">
        <w:r w:rsidDel="00664F49">
          <w:delText>A</w:delText>
        </w:r>
      </w:del>
      <w:r>
        <w:t xml:space="preserve"> titre d’exemple, détaillons le calcul de complexité pour une phrase de la recette présentée précédemment en figure 11. </w:t>
      </w:r>
      <w:r>
        <w:br/>
      </w:r>
      <w:r>
        <w:br/>
        <w:t xml:space="preserve">Phrase annotée : </w:t>
      </w:r>
      <w:r>
        <w:br/>
        <w:t xml:space="preserve">hors du feu </w:t>
      </w:r>
      <w:r w:rsidRPr="004F7743">
        <w:rPr>
          <w:rStyle w:val="Aucun"/>
          <w:b/>
          <w:bCs/>
        </w:rPr>
        <w:t>&lt;</w:t>
      </w:r>
      <w:proofErr w:type="spellStart"/>
      <w:r w:rsidRPr="004F7743">
        <w:rPr>
          <w:rStyle w:val="Aucun"/>
          <w:b/>
          <w:bCs/>
        </w:rPr>
        <w:t>operation</w:t>
      </w:r>
      <w:proofErr w:type="spellEnd"/>
      <w:r w:rsidRPr="004F7743">
        <w:rPr>
          <w:rStyle w:val="Aucun"/>
          <w:b/>
          <w:bCs/>
        </w:rPr>
        <w:t xml:space="preserve"> </w:t>
      </w:r>
      <w:proofErr w:type="spellStart"/>
      <w:r w:rsidRPr="004F7743">
        <w:rPr>
          <w:rStyle w:val="Aucun"/>
          <w:b/>
          <w:bCs/>
        </w:rPr>
        <w:t>ingredients</w:t>
      </w:r>
      <w:proofErr w:type="spellEnd"/>
      <w:r w:rsidRPr="004F7743">
        <w:rPr>
          <w:rStyle w:val="Aucun"/>
          <w:b/>
          <w:bCs/>
        </w:rPr>
        <w:t>="paprika"&gt;</w:t>
      </w:r>
      <w:r>
        <w:t xml:space="preserve"> saupoudrez </w:t>
      </w:r>
      <w:r w:rsidRPr="004F7743">
        <w:rPr>
          <w:rStyle w:val="Aucun"/>
          <w:b/>
          <w:bCs/>
        </w:rPr>
        <w:t>&lt;/</w:t>
      </w:r>
      <w:proofErr w:type="spellStart"/>
      <w:r w:rsidRPr="004F7743">
        <w:rPr>
          <w:rStyle w:val="Aucun"/>
          <w:b/>
          <w:bCs/>
        </w:rPr>
        <w:t>operation</w:t>
      </w:r>
      <w:proofErr w:type="spellEnd"/>
      <w:r w:rsidRPr="004F7743">
        <w:rPr>
          <w:rStyle w:val="Aucun"/>
          <w:b/>
          <w:bCs/>
        </w:rPr>
        <w:t>&gt;</w:t>
      </w:r>
      <w:r>
        <w:rPr>
          <w:lang w:val="es-ES_tradnl"/>
        </w:rPr>
        <w:t xml:space="preserve"> de </w:t>
      </w:r>
      <w:r>
        <w:rPr>
          <w:rStyle w:val="Aucun"/>
          <w:b/>
          <w:bCs/>
        </w:rPr>
        <w:t>&lt;</w:t>
      </w:r>
      <w:proofErr w:type="spellStart"/>
      <w:r>
        <w:rPr>
          <w:rStyle w:val="Aucun"/>
          <w:b/>
          <w:bCs/>
        </w:rPr>
        <w:t>ingredient</w:t>
      </w:r>
      <w:proofErr w:type="spellEnd"/>
      <w:r>
        <w:rPr>
          <w:rStyle w:val="Aucun"/>
          <w:b/>
          <w:bCs/>
        </w:rPr>
        <w:t xml:space="preserve"> action="saupoudrer" </w:t>
      </w:r>
      <w:proofErr w:type="spellStart"/>
      <w:r>
        <w:rPr>
          <w:rStyle w:val="Aucun"/>
          <w:b/>
          <w:bCs/>
        </w:rPr>
        <w:t>quantite</w:t>
      </w:r>
      <w:proofErr w:type="spellEnd"/>
      <w:r>
        <w:rPr>
          <w:rStyle w:val="Aucun"/>
          <w:b/>
          <w:bCs/>
        </w:rPr>
        <w:t xml:space="preserve">="1 </w:t>
      </w:r>
      <w:proofErr w:type="spellStart"/>
      <w:r>
        <w:rPr>
          <w:rStyle w:val="Aucun"/>
          <w:b/>
          <w:bCs/>
        </w:rPr>
        <w:t>cuill</w:t>
      </w:r>
      <w:proofErr w:type="spellEnd"/>
      <w:r>
        <w:rPr>
          <w:rStyle w:val="Aucun"/>
          <w:b/>
          <w:bCs/>
          <w:lang w:val="it-IT"/>
        </w:rPr>
        <w:t>è</w:t>
      </w:r>
      <w:proofErr w:type="spellStart"/>
      <w:r>
        <w:rPr>
          <w:rStyle w:val="Aucun"/>
          <w:b/>
          <w:bCs/>
        </w:rPr>
        <w:t>re</w:t>
      </w:r>
      <w:proofErr w:type="spellEnd"/>
      <w:r>
        <w:rPr>
          <w:rStyle w:val="Aucun"/>
          <w:b/>
          <w:bCs/>
        </w:rPr>
        <w:t xml:space="preserve"> à soupe"&gt;</w:t>
      </w:r>
      <w:r>
        <w:t xml:space="preserve"> paprika </w:t>
      </w:r>
      <w:r>
        <w:rPr>
          <w:rStyle w:val="Aucun"/>
          <w:b/>
          <w:bCs/>
          <w:lang w:val="es-ES_tradnl"/>
        </w:rPr>
        <w:t>&lt;/</w:t>
      </w:r>
      <w:proofErr w:type="spellStart"/>
      <w:r>
        <w:rPr>
          <w:rStyle w:val="Aucun"/>
          <w:b/>
          <w:bCs/>
          <w:lang w:val="es-ES_tradnl"/>
        </w:rPr>
        <w:t>ingredient</w:t>
      </w:r>
      <w:proofErr w:type="spellEnd"/>
      <w:proofErr w:type="gramStart"/>
      <w:r>
        <w:rPr>
          <w:rStyle w:val="Aucun"/>
          <w:b/>
          <w:bCs/>
          <w:lang w:val="es-ES_tradnl"/>
        </w:rPr>
        <w:t>&gt;</w:t>
      </w:r>
      <w:r>
        <w:rPr>
          <w:lang w:val="es-ES_tradnl"/>
        </w:rPr>
        <w:t xml:space="preserve"> ,</w:t>
      </w:r>
      <w:proofErr w:type="gramEnd"/>
      <w:r>
        <w:rPr>
          <w:lang w:val="es-ES_tradnl"/>
        </w:rPr>
        <w:t xml:space="preserve"> </w:t>
      </w:r>
      <w:r>
        <w:rPr>
          <w:rStyle w:val="Aucun"/>
          <w:b/>
          <w:bCs/>
        </w:rPr>
        <w:t>&lt;</w:t>
      </w:r>
      <w:proofErr w:type="spellStart"/>
      <w:r>
        <w:rPr>
          <w:rStyle w:val="Aucun"/>
          <w:b/>
          <w:bCs/>
        </w:rPr>
        <w:t>operation</w:t>
      </w:r>
      <w:proofErr w:type="spellEnd"/>
      <w:r>
        <w:rPr>
          <w:rStyle w:val="Aucun"/>
          <w:b/>
          <w:bCs/>
        </w:rPr>
        <w:t>&gt;</w:t>
      </w:r>
      <w:r>
        <w:rPr>
          <w:lang w:val="es-ES_tradnl"/>
        </w:rPr>
        <w:t xml:space="preserve"> </w:t>
      </w:r>
      <w:proofErr w:type="spellStart"/>
      <w:r>
        <w:rPr>
          <w:lang w:val="es-ES_tradnl"/>
        </w:rPr>
        <w:t>salez</w:t>
      </w:r>
      <w:proofErr w:type="spellEnd"/>
      <w:r>
        <w:rPr>
          <w:lang w:val="es-ES_tradnl"/>
        </w:rPr>
        <w:t xml:space="preserve"> </w:t>
      </w:r>
      <w:r w:rsidRPr="004F7743">
        <w:rPr>
          <w:rStyle w:val="Aucun"/>
          <w:b/>
          <w:bCs/>
        </w:rPr>
        <w:t>&lt;/</w:t>
      </w:r>
      <w:proofErr w:type="spellStart"/>
      <w:r w:rsidRPr="004F7743">
        <w:rPr>
          <w:rStyle w:val="Aucun"/>
          <w:b/>
          <w:bCs/>
        </w:rPr>
        <w:t>operation</w:t>
      </w:r>
      <w:proofErr w:type="spellEnd"/>
      <w:r w:rsidRPr="004F7743">
        <w:rPr>
          <w:rStyle w:val="Aucun"/>
          <w:b/>
          <w:bCs/>
        </w:rPr>
        <w:t>&gt;</w:t>
      </w:r>
      <w:r>
        <w:rPr>
          <w:lang w:val="es-ES_tradnl"/>
        </w:rPr>
        <w:t xml:space="preserve"> , </w:t>
      </w:r>
      <w:r>
        <w:rPr>
          <w:rStyle w:val="Aucun"/>
          <w:b/>
          <w:bCs/>
        </w:rPr>
        <w:t>&lt;</w:t>
      </w:r>
      <w:proofErr w:type="spellStart"/>
      <w:r>
        <w:rPr>
          <w:rStyle w:val="Aucun"/>
          <w:b/>
          <w:bCs/>
        </w:rPr>
        <w:t>operation</w:t>
      </w:r>
      <w:proofErr w:type="spellEnd"/>
      <w:r>
        <w:rPr>
          <w:rStyle w:val="Aucun"/>
          <w:b/>
          <w:bCs/>
        </w:rPr>
        <w:t xml:space="preserve">&gt; </w:t>
      </w:r>
      <w:r>
        <w:t xml:space="preserve">poivrez </w:t>
      </w:r>
      <w:r w:rsidRPr="004F7743">
        <w:rPr>
          <w:rStyle w:val="Aucun"/>
          <w:b/>
          <w:bCs/>
        </w:rPr>
        <w:t>&lt;/</w:t>
      </w:r>
      <w:proofErr w:type="spellStart"/>
      <w:r w:rsidRPr="004F7743">
        <w:rPr>
          <w:rStyle w:val="Aucun"/>
          <w:b/>
          <w:bCs/>
        </w:rPr>
        <w:t>operation</w:t>
      </w:r>
      <w:proofErr w:type="spellEnd"/>
      <w:r w:rsidRPr="004F7743">
        <w:rPr>
          <w:rStyle w:val="Aucun"/>
          <w:b/>
          <w:bCs/>
        </w:rPr>
        <w:t>&gt;</w:t>
      </w:r>
      <w:r>
        <w:t xml:space="preserve"> et </w:t>
      </w:r>
      <w:r>
        <w:rPr>
          <w:rStyle w:val="Aucun"/>
          <w:b/>
          <w:bCs/>
        </w:rPr>
        <w:t>&lt;</w:t>
      </w:r>
      <w:proofErr w:type="spellStart"/>
      <w:r>
        <w:rPr>
          <w:rStyle w:val="Aucun"/>
          <w:b/>
          <w:bCs/>
        </w:rPr>
        <w:t>operation</w:t>
      </w:r>
      <w:proofErr w:type="spellEnd"/>
      <w:r>
        <w:rPr>
          <w:rStyle w:val="Aucun"/>
          <w:b/>
          <w:bCs/>
        </w:rPr>
        <w:t xml:space="preserve"> </w:t>
      </w:r>
      <w:proofErr w:type="spellStart"/>
      <w:r>
        <w:rPr>
          <w:rStyle w:val="Aucun"/>
          <w:b/>
          <w:bCs/>
        </w:rPr>
        <w:t>ingredients</w:t>
      </w:r>
      <w:proofErr w:type="spellEnd"/>
      <w:r>
        <w:rPr>
          <w:rStyle w:val="Aucun"/>
          <w:b/>
          <w:bCs/>
        </w:rPr>
        <w:t xml:space="preserve">="bouillon"&gt; </w:t>
      </w:r>
      <w:r>
        <w:t xml:space="preserve">versez </w:t>
      </w:r>
      <w:r w:rsidRPr="004F7743">
        <w:rPr>
          <w:rStyle w:val="Aucun"/>
          <w:b/>
          <w:bCs/>
        </w:rPr>
        <w:t>&lt;/</w:t>
      </w:r>
      <w:proofErr w:type="spellStart"/>
      <w:r w:rsidRPr="004F7743">
        <w:rPr>
          <w:rStyle w:val="Aucun"/>
          <w:b/>
          <w:bCs/>
        </w:rPr>
        <w:t>operation</w:t>
      </w:r>
      <w:proofErr w:type="spellEnd"/>
      <w:r w:rsidRPr="004F7743">
        <w:rPr>
          <w:rStyle w:val="Aucun"/>
          <w:b/>
          <w:bCs/>
        </w:rPr>
        <w:t>&gt;</w:t>
      </w:r>
      <w:r>
        <w:t xml:space="preserve"> le </w:t>
      </w:r>
      <w:r>
        <w:rPr>
          <w:rStyle w:val="Aucun"/>
          <w:b/>
          <w:bCs/>
        </w:rPr>
        <w:t>&lt;</w:t>
      </w:r>
      <w:proofErr w:type="spellStart"/>
      <w:r>
        <w:rPr>
          <w:rStyle w:val="Aucun"/>
          <w:b/>
          <w:bCs/>
        </w:rPr>
        <w:t>ingredient</w:t>
      </w:r>
      <w:proofErr w:type="spellEnd"/>
      <w:r>
        <w:rPr>
          <w:rStyle w:val="Aucun"/>
          <w:b/>
          <w:bCs/>
        </w:rPr>
        <w:t xml:space="preserve"> action="verser" </w:t>
      </w:r>
      <w:proofErr w:type="spellStart"/>
      <w:r>
        <w:rPr>
          <w:rStyle w:val="Aucun"/>
          <w:b/>
          <w:bCs/>
        </w:rPr>
        <w:t>quantite</w:t>
      </w:r>
      <w:proofErr w:type="spellEnd"/>
      <w:r>
        <w:rPr>
          <w:rStyle w:val="Aucun"/>
          <w:b/>
          <w:bCs/>
        </w:rPr>
        <w:t>="20 cl"&gt;</w:t>
      </w:r>
      <w:r>
        <w:t xml:space="preserve"> bouillon </w:t>
      </w:r>
      <w:r>
        <w:rPr>
          <w:rStyle w:val="Aucun"/>
          <w:b/>
          <w:bCs/>
          <w:lang w:val="es-ES_tradnl"/>
        </w:rPr>
        <w:t>&lt;/</w:t>
      </w:r>
      <w:proofErr w:type="spellStart"/>
      <w:r>
        <w:rPr>
          <w:rStyle w:val="Aucun"/>
          <w:b/>
          <w:bCs/>
          <w:lang w:val="es-ES_tradnl"/>
        </w:rPr>
        <w:t>ingredient</w:t>
      </w:r>
      <w:proofErr w:type="spellEnd"/>
      <w:r>
        <w:rPr>
          <w:rStyle w:val="Aucun"/>
          <w:b/>
          <w:bCs/>
          <w:lang w:val="es-ES_tradnl"/>
        </w:rPr>
        <w:t xml:space="preserve">&gt; </w:t>
      </w:r>
      <w:r>
        <w:t>.</w:t>
      </w:r>
      <w:r>
        <w:br/>
      </w:r>
      <w:r>
        <w:br/>
        <w:t xml:space="preserve">D’après nos tables : </w:t>
      </w:r>
      <w:r>
        <w:br/>
        <w:t>saupoudrez = 1 opération élémentaire</w:t>
      </w:r>
      <w:r>
        <w:br/>
        <w:t>saler = 1 opération élémentaire</w:t>
      </w:r>
      <w:r>
        <w:br/>
        <w:t>poivrer = 1 opération élémentaire</w:t>
      </w:r>
      <w:r>
        <w:br/>
        <w:t>verser = 1 opération élémentaire</w:t>
      </w:r>
      <w:r>
        <w:br/>
        <w:t xml:space="preserve">cuillère à soupe = 0.2 unité de quantité  —&gt; 1 cuillère à soupe = quantité de  0.2 </w:t>
      </w:r>
      <w:r>
        <w:br/>
        <w:t>cl = 0.1 unité de quantité —&gt; 20 cl = quantité de 2</w:t>
      </w:r>
      <w:r>
        <w:br/>
      </w:r>
      <w:r>
        <w:br/>
        <w:t xml:space="preserve">Calcul : </w:t>
      </w:r>
      <w:r>
        <w:br/>
      </w:r>
      <w:proofErr w:type="spellStart"/>
      <w:r>
        <w:t>complexité_temps</w:t>
      </w:r>
      <w:proofErr w:type="spellEnd"/>
      <w:r>
        <w:t xml:space="preserve"> = (saupoudrez x </w:t>
      </w:r>
      <w:proofErr w:type="spellStart"/>
      <w:r>
        <w:t>quantité_paprika</w:t>
      </w:r>
      <w:proofErr w:type="spellEnd"/>
      <w:r>
        <w:t xml:space="preserve">) + saler + poivrer + (verser x </w:t>
      </w:r>
      <w:proofErr w:type="spellStart"/>
      <w:r>
        <w:t>quantité_bouillon</w:t>
      </w:r>
      <w:proofErr w:type="spellEnd"/>
      <w:r>
        <w:t>)</w:t>
      </w:r>
      <w:r>
        <w:br/>
        <w:t xml:space="preserve">           </w:t>
      </w:r>
      <w:r>
        <w:tab/>
      </w:r>
      <w:r>
        <w:tab/>
        <w:t xml:space="preserve">     = (1 x 0.2) + 1 + 1 + (1 x 2)</w:t>
      </w:r>
      <w:r>
        <w:br/>
        <w:t xml:space="preserve">           </w:t>
      </w:r>
      <w:r>
        <w:tab/>
      </w:r>
      <w:r>
        <w:tab/>
        <w:t xml:space="preserve">     = 4.2</w:t>
      </w:r>
      <w:r>
        <w:br/>
      </w:r>
    </w:p>
    <w:p w:rsidR="008114A2" w:rsidRDefault="00664F49">
      <w:pPr>
        <w:pStyle w:val="Corps"/>
      </w:pPr>
      <w:r>
        <w:rPr>
          <w:rFonts w:ascii="Arial Unicode MS" w:hAnsi="Arial Unicode MS"/>
        </w:rPr>
        <w:br w:type="page"/>
      </w:r>
    </w:p>
    <w:p w:rsidR="008114A2" w:rsidRDefault="008114A2">
      <w:pPr>
        <w:pStyle w:val="Corps"/>
      </w:pPr>
    </w:p>
    <w:p w:rsidR="008114A2" w:rsidRDefault="00664F49">
      <w:pPr>
        <w:pStyle w:val="Titre3"/>
      </w:pPr>
      <w:bookmarkStart w:id="81" w:name="_Toc12"/>
      <w:r>
        <w:t>4.2 Complexité en espace</w:t>
      </w:r>
      <w:bookmarkEnd w:id="81"/>
    </w:p>
    <w:p w:rsidR="008114A2" w:rsidRDefault="008114A2">
      <w:pPr>
        <w:pStyle w:val="Corps"/>
      </w:pPr>
    </w:p>
    <w:p w:rsidR="008114A2" w:rsidRDefault="00664F49">
      <w:pPr>
        <w:pStyle w:val="Corps"/>
      </w:pPr>
      <w:r>
        <w:t>La complexité en espace correspond au nombre de récipients nécessaires pour stocker les ingrédients au cours de la préparation. Nous partons du principe que certains ingrédients nécessitent un récipient pour les stocker dès le début de la recette. En fonction des opérations culinaires à effectuer au cours de la recette, des récipients supplémentaires peuvent être nécessaires.</w:t>
      </w:r>
    </w:p>
    <w:p w:rsidR="008114A2" w:rsidRDefault="00664F49">
      <w:pPr>
        <w:pStyle w:val="Corps"/>
      </w:pPr>
      <w:r>
        <w:t>Les emballages du commerce ne sont pas considérés comme des récipients. Par exemple, nous ne considérons pas que le tube plastique d’un tube de mayonnaise soit un récipient, ni l’emballage d'une plaquette de beurre. Pour définir quels ingrédients nécessitent un récipient de stockage, nous nous sommes une fois de plus appuyés sur les catégories définies dans notre lexique d’ingrédients. Nous avons ainsi défini que seuls les ingrédients appartenant aux catégories « coquillage crustacés », « poisson », « </w:t>
      </w:r>
      <w:r>
        <w:rPr>
          <w:lang w:val="it-IT"/>
        </w:rPr>
        <w:t>viande</w:t>
      </w:r>
      <w:r>
        <w:t> », et « volaille » nécessitent un récipient, car ils ne peuvent à priori pas être posés directement sur le plan de travail (contrairement aux fruits et légumes). On ne prend pas en compte la quantité d’ingrédients, car on considère que tous les ingrédients identiques sont groupés dans un seul récipient (il n’y aura pas un récipient différent pour chaque crevette, par exemple).</w:t>
      </w:r>
    </w:p>
    <w:p w:rsidR="008114A2" w:rsidRDefault="00664F49">
      <w:pPr>
        <w:pStyle w:val="Corps"/>
      </w:pPr>
      <w:r>
        <w:t>Pour définir quelles opérations culinaires nécessitent un récipient supplémentaire, nous avons ajouté une troisième colonne au lexique des opérations culinaires, que nous avons remplie uniquement pour les opérations nécessitant un récipient. Par exemple, nous avons considéré que « mélanger » implique l’utilisation d’un récipient supplémentaire, en général un bol ou un saladier. « </w:t>
      </w:r>
      <w:proofErr w:type="gramStart"/>
      <w:r>
        <w:t>enfourner</w:t>
      </w:r>
      <w:proofErr w:type="gramEnd"/>
      <w:r>
        <w:t> » nécessite un plat ou une plaque de cuisson, « poêler » nécessite une poêle… Nous avons longuement hésité sur le traitement des opérations culinaires qui apparaitraient plusieurs fois dans une recette. Par exemple, si l’opération « mélanger » apparaît plusieurs fois au cours d’une recette, faut-il considérer qu’un récipient supplémentaire est nécessaire pour chaque occurrence de « mélanger », ou bien que toutes les opérations « mélanger » s’effectueront dans un seul et même récipient ? Il n’y a pas de bonne réponse à cette question, aucun des deux traitements n'est idéal. Nous avons tout de même émis l’hypothèse que les opérations similaires seront effectuées dans un seul et même récipient dans la plus grande partie des cas. Ainsi, même si l’opération « mélanger » est présente plusieurs fois dans les instructions d’une recette, un seul récipient sera ajouté dans le calcul de la complexité en espace.</w:t>
      </w:r>
    </w:p>
    <w:p w:rsidR="008114A2" w:rsidRDefault="00664F49">
      <w:pPr>
        <w:pStyle w:val="Corps"/>
      </w:pPr>
      <w:r>
        <w:t xml:space="preserve">La complexité en espace totale d'une recette est donc calculée en additionnant le nombre d’ingrédients nécessitant un récipient (d’après leur catégorie) et le nombre d’opérations distinctes nécessitant un récipient (d’après la troisième colonne de notre </w:t>
      </w:r>
      <w:commentRangeStart w:id="82"/>
      <w:r>
        <w:t>lexique</w:t>
      </w:r>
      <w:commentRangeEnd w:id="82"/>
      <w:r w:rsidR="00B767FF">
        <w:rPr>
          <w:rStyle w:val="Marquedecommentaire"/>
          <w:rFonts w:ascii="Times New Roman" w:hAnsi="Times New Roman" w:cs="Times New Roman"/>
          <w:color w:val="auto"/>
          <w:lang w:val="en-US" w:eastAsia="en-US"/>
          <w14:textOutline w14:w="0" w14:cap="rnd" w14:cmpd="sng" w14:algn="ctr">
            <w14:noFill/>
            <w14:prstDash w14:val="solid"/>
            <w14:bevel/>
          </w14:textOutline>
        </w:rPr>
        <w:commentReference w:id="82"/>
      </w:r>
      <w:r>
        <w:t>).</w:t>
      </w:r>
    </w:p>
    <w:p w:rsidR="008114A2" w:rsidRDefault="00664F49">
      <w:pPr>
        <w:pStyle w:val="Corps"/>
      </w:pPr>
      <w:r>
        <w:rPr>
          <w:rFonts w:ascii="Arial Unicode MS" w:hAnsi="Arial Unicode MS"/>
        </w:rPr>
        <w:br w:type="page"/>
      </w:r>
    </w:p>
    <w:p w:rsidR="008114A2" w:rsidRDefault="008114A2">
      <w:pPr>
        <w:pStyle w:val="Corps"/>
        <w:rPr>
          <w:rStyle w:val="Aucun"/>
        </w:rPr>
      </w:pPr>
    </w:p>
    <w:p w:rsidR="008114A2" w:rsidRDefault="00664F49">
      <w:pPr>
        <w:pStyle w:val="Titre"/>
      </w:pPr>
      <w:bookmarkStart w:id="83" w:name="_Toc13"/>
      <w:r>
        <w:rPr>
          <w:rStyle w:val="Aucun"/>
        </w:rPr>
        <w:t xml:space="preserve">IV. </w:t>
      </w:r>
      <w:ins w:id="84" w:author="Solveig Poder" w:date="2021-05-14T15:56:00Z">
        <w:r>
          <w:t>É</w:t>
        </w:r>
      </w:ins>
      <w:del w:id="85" w:author="Solveig Poder" w:date="2021-05-14T15:56:00Z">
        <w:r w:rsidDel="00664F49">
          <w:delText>E</w:delText>
        </w:r>
      </w:del>
      <w:r>
        <w:t>valuation et analyses</w:t>
      </w:r>
      <w:bookmarkEnd w:id="83"/>
    </w:p>
    <w:p w:rsidR="008114A2" w:rsidRDefault="00664F49">
      <w:pPr>
        <w:pStyle w:val="Titre2"/>
        <w:numPr>
          <w:ilvl w:val="0"/>
          <w:numId w:val="10"/>
        </w:numPr>
      </w:pPr>
      <w:bookmarkStart w:id="86" w:name="_Toc14"/>
      <w:ins w:id="87" w:author="Solveig Poder" w:date="2021-05-14T15:56:00Z">
        <w:r>
          <w:rPr>
            <w:rStyle w:val="Aucun"/>
          </w:rPr>
          <w:t>É</w:t>
        </w:r>
      </w:ins>
      <w:del w:id="88" w:author="Solveig Poder" w:date="2021-05-14T15:56:00Z">
        <w:r w:rsidDel="00664F49">
          <w:rPr>
            <w:rStyle w:val="Aucun"/>
          </w:rPr>
          <w:delText>E</w:delText>
        </w:r>
      </w:del>
      <w:r>
        <w:rPr>
          <w:rStyle w:val="Aucun"/>
        </w:rPr>
        <w:t>valuation de la reconnaissance d’ingrédients</w:t>
      </w:r>
      <w:bookmarkEnd w:id="86"/>
    </w:p>
    <w:p w:rsidR="008114A2" w:rsidRDefault="008114A2">
      <w:pPr>
        <w:pStyle w:val="Corps"/>
        <w:rPr>
          <w:rStyle w:val="Aucun"/>
        </w:rPr>
      </w:pPr>
    </w:p>
    <w:p w:rsidR="008114A2" w:rsidRDefault="00664F49">
      <w:pPr>
        <w:pStyle w:val="Corps"/>
        <w:rPr>
          <w:rStyle w:val="Aucun"/>
        </w:rPr>
      </w:pPr>
      <w:r>
        <w:rPr>
          <w:rStyle w:val="Aucun"/>
        </w:rPr>
        <w:t xml:space="preserve">Comme nous l’avons expliqué, notre fonction de reconnaissance d’ingrédients s’appuie sur des lexiques, et non sur la liste d’ingrédients fournie dans chaque recette. Cette liste nous a en effet servi de référence pour évaluer les performances de la fonction de reconnaissance d’ingrédients. Nous avons effectué deux évaluations : une sur le corpus entier, et une sur le sous-corpus de 349 recettes qui n’avaient pas servi à l’enrichissement du lexique d’ingrédients. </w:t>
      </w:r>
    </w:p>
    <w:p w:rsidR="008114A2" w:rsidRDefault="00664F49">
      <w:pPr>
        <w:pStyle w:val="Corps"/>
        <w:rPr>
          <w:rStyle w:val="Aucun"/>
        </w:rPr>
      </w:pPr>
      <w:r>
        <w:rPr>
          <w:rStyle w:val="Aucun"/>
        </w:rPr>
        <w:t xml:space="preserve">Les métriques d’évaluation que nous avons utilisées sont la précision et le rappel. La précision permet d’évaluer le bruit, c’est-à-dire les éléments non-pertinents parmi les résultats. Le rappel permet d’évaluer le silence, c’est à dire les éléments pertinents « oubliés », qui </w:t>
      </w:r>
      <w:proofErr w:type="gramStart"/>
      <w:r>
        <w:rPr>
          <w:rStyle w:val="Aucun"/>
        </w:rPr>
        <w:t>n’ont</w:t>
      </w:r>
      <w:proofErr w:type="gramEnd"/>
      <w:r>
        <w:rPr>
          <w:rStyle w:val="Aucun"/>
        </w:rPr>
        <w:t xml:space="preserve"> pas été identifiés.</w:t>
      </w:r>
      <w:r>
        <w:rPr>
          <w:rStyle w:val="Aucun"/>
        </w:rPr>
        <w:br/>
        <w:t xml:space="preserve">La précision est définie par la formule : </w:t>
      </w:r>
      <w:r>
        <w:rPr>
          <w:rStyle w:val="Aucun"/>
          <w:b/>
          <w:bCs/>
        </w:rPr>
        <w:t>vrais positifs / (vrais positifs + faux positifs</w:t>
      </w:r>
      <w:proofErr w:type="gramStart"/>
      <w:r>
        <w:rPr>
          <w:rStyle w:val="Aucun"/>
          <w:b/>
          <w:bCs/>
        </w:rPr>
        <w:t>)</w:t>
      </w:r>
      <w:proofErr w:type="gramEnd"/>
      <w:r>
        <w:rPr>
          <w:rStyle w:val="Aucun"/>
          <w:b/>
          <w:bCs/>
        </w:rPr>
        <w:br/>
      </w:r>
      <w:r>
        <w:rPr>
          <w:rStyle w:val="Aucun"/>
        </w:rPr>
        <w:t>Le rappel est défini par la formule :</w:t>
      </w:r>
      <w:r>
        <w:rPr>
          <w:rStyle w:val="Aucun"/>
          <w:b/>
          <w:bCs/>
        </w:rPr>
        <w:t xml:space="preserve"> vrais positifs / (vrais positifs + faux négatifs)</w:t>
      </w:r>
      <w:r>
        <w:rPr>
          <w:rStyle w:val="Aucun"/>
          <w:b/>
          <w:bCs/>
        </w:rPr>
        <w:br/>
      </w:r>
      <w:r>
        <w:rPr>
          <w:rStyle w:val="Aucun"/>
        </w:rPr>
        <w:t xml:space="preserve">où « vrais positifs » désigne les éléments reconnus par le programme qui sont pertinents, </w:t>
      </w:r>
      <w:del w:id="89" w:author="Solveig Poder" w:date="2021-05-14T16:01:00Z">
        <w:r w:rsidDel="00664F49">
          <w:rPr>
            <w:rStyle w:val="Aucun"/>
          </w:rPr>
          <w:delText>i.e</w:delText>
        </w:r>
      </w:del>
      <w:ins w:id="90" w:author="Solveig Poder" w:date="2021-05-14T16:01:00Z">
        <w:r>
          <w:rPr>
            <w:rStyle w:val="Aucun"/>
          </w:rPr>
          <w:t>i.e.</w:t>
        </w:r>
      </w:ins>
      <w:r>
        <w:rPr>
          <w:rStyle w:val="Aucun"/>
        </w:rPr>
        <w:t xml:space="preserve"> les ingrédients identifiés dans le texte de préparation qui font effectivement partie de la liste d’ingrédients fournie par la recette. </w:t>
      </w:r>
      <w:ins w:id="91" w:author="Solveig Poder" w:date="2021-05-14T16:00:00Z">
        <w:r>
          <w:rPr>
            <w:rStyle w:val="Aucun"/>
          </w:rPr>
          <w:t xml:space="preserve">L’expression </w:t>
        </w:r>
      </w:ins>
      <w:r>
        <w:rPr>
          <w:rStyle w:val="Aucun"/>
        </w:rPr>
        <w:t>« faux positifs » désigne</w:t>
      </w:r>
      <w:ins w:id="92" w:author="Solveig Poder" w:date="2021-05-14T16:00:00Z">
        <w:r>
          <w:rPr>
            <w:rStyle w:val="Aucun"/>
          </w:rPr>
          <w:t xml:space="preserve"> quant à elle</w:t>
        </w:r>
      </w:ins>
      <w:r>
        <w:rPr>
          <w:rStyle w:val="Aucun"/>
        </w:rPr>
        <w:t xml:space="preserve"> les éléments identifiés à tort par le programme, c’est-à-dire des ingrédients qui ne font pas partie de la liste d’ingrédients. </w:t>
      </w:r>
      <w:ins w:id="93" w:author="Solveig Poder" w:date="2021-05-14T16:00:00Z">
        <w:r>
          <w:rPr>
            <w:rStyle w:val="Aucun"/>
          </w:rPr>
          <w:t xml:space="preserve">Enfin, les </w:t>
        </w:r>
      </w:ins>
      <w:r>
        <w:rPr>
          <w:rStyle w:val="Aucun"/>
        </w:rPr>
        <w:t xml:space="preserve">« faux négatifs » </w:t>
      </w:r>
      <w:del w:id="94" w:author="Solveig Poder" w:date="2021-05-14T16:00:00Z">
        <w:r w:rsidDel="00664F49">
          <w:rPr>
            <w:rStyle w:val="Aucun"/>
          </w:rPr>
          <w:delText xml:space="preserve">désignent </w:delText>
        </w:r>
      </w:del>
      <w:ins w:id="95" w:author="Solveig Poder" w:date="2021-05-14T16:00:00Z">
        <w:r>
          <w:rPr>
            <w:rStyle w:val="Aucun"/>
          </w:rPr>
          <w:t xml:space="preserve">sont </w:t>
        </w:r>
      </w:ins>
      <w:r>
        <w:rPr>
          <w:rStyle w:val="Aucun"/>
        </w:rPr>
        <w:t xml:space="preserve">les éléments pertinents non-reconnus par le programme, </w:t>
      </w:r>
      <w:del w:id="96" w:author="Solveig Poder" w:date="2021-05-14T16:01:00Z">
        <w:r w:rsidDel="00664F49">
          <w:rPr>
            <w:rStyle w:val="Aucun"/>
          </w:rPr>
          <w:delText>i.e</w:delText>
        </w:r>
      </w:del>
      <w:ins w:id="97" w:author="Solveig Poder" w:date="2021-05-14T16:01:00Z">
        <w:r>
          <w:rPr>
            <w:rStyle w:val="Aucun"/>
          </w:rPr>
          <w:t>i.e.</w:t>
        </w:r>
      </w:ins>
      <w:r>
        <w:rPr>
          <w:rStyle w:val="Aucun"/>
        </w:rPr>
        <w:t xml:space="preserve"> les ingrédients mentionnés dans la liste d’ingrédients mais qui n’apparaissent pas dans les ingrédients identifiés par le programme d’annotation.</w:t>
      </w:r>
    </w:p>
    <w:p w:rsidR="008114A2" w:rsidRDefault="00664F49">
      <w:pPr>
        <w:pStyle w:val="Corps"/>
        <w:rPr>
          <w:rStyle w:val="Aucun"/>
        </w:rPr>
      </w:pPr>
      <w:r>
        <w:rPr>
          <w:rStyle w:val="Aucun"/>
        </w:rPr>
        <w:t xml:space="preserve">Les ingrédients de la liste d’ingrédients servant de référence sont extraits de la même manière que celle décrite dans la section 3.2 pour l’ajout des quantités, les comparaisons se font donc à l’échelle du </w:t>
      </w:r>
      <w:proofErr w:type="spellStart"/>
      <w:r>
        <w:rPr>
          <w:rStyle w:val="Aucun"/>
        </w:rPr>
        <w:t>token</w:t>
      </w:r>
      <w:proofErr w:type="spellEnd"/>
      <w:r>
        <w:rPr>
          <w:rStyle w:val="Aucun"/>
        </w:rPr>
        <w:t xml:space="preserve"> tête de syntagme, lemmatisé. </w:t>
      </w:r>
    </w:p>
    <w:p w:rsidR="008114A2" w:rsidRDefault="00664F49">
      <w:pPr>
        <w:pStyle w:val="Corps"/>
        <w:rPr>
          <w:rStyle w:val="Aucun"/>
        </w:rPr>
      </w:pPr>
      <w:r>
        <w:rPr>
          <w:rStyle w:val="Aucun"/>
        </w:rPr>
        <w:t>Nous avons tenu compte des « ingrédients-catégories » dans l’évaluation. Par exemple, si la liste d’ingrédients d’une recette indique « tomate, courgette, aubergine » comme ingrédients, et que la fonction d’identification d’ingrédients ne trouve aucun de ces ingrédients, mais trouve en revanche « légumes », alors on considèrera que « tomate, courgette, aubergine » et « légumes » correspondent aux mêmes ingrédients, puisque « légume » est une catégorie qui comprend «tomate », « courgette » et « aubergine ». L’ingrédient « légumes » identifié ne sera donc pas considéré comme un faux positif, et les ingrédients « tomate », « courgette » et « aubergine », bien que non identifiés directement, ne seront pas considérés comme des faux négatifs.</w:t>
      </w:r>
    </w:p>
    <w:p w:rsidR="008114A2" w:rsidRDefault="00664F49">
      <w:pPr>
        <w:pStyle w:val="Corps"/>
        <w:rPr>
          <w:rStyle w:val="Aucun"/>
        </w:rPr>
      </w:pPr>
      <w:r>
        <w:rPr>
          <w:rStyle w:val="Aucun"/>
        </w:rPr>
        <w:t>Nous avons également géré le cas particulier de « sel » et « poivre », qui sont souvent indiqués dans la liste des ingrédients, mais « fusionnés » avec le verbe dans le texte de la préparation (« saler » et « poivrer »). Ainsi, dans les cas où « sel » et « poivre » seraient indiqués dans la liste d’ingrédients sans être identifiés par la fonction de reconnaissance d’ingrédients, si « saler » et « poivrer » ont été identifiés comme opérations, alors « sel » et « poivre » ne seront pas considérés comme des faux négatifs.</w:t>
      </w:r>
    </w:p>
    <w:p w:rsidR="008114A2" w:rsidRDefault="00664F49">
      <w:pPr>
        <w:pStyle w:val="Corps"/>
        <w:rPr>
          <w:rStyle w:val="Aucun"/>
        </w:rPr>
      </w:pPr>
      <w:r>
        <w:rPr>
          <w:rStyle w:val="Aucun"/>
        </w:rPr>
        <w:lastRenderedPageBreak/>
        <w:t>Illustrons le processus d’évaluation avec l’exemple fictif suivant :</w:t>
      </w:r>
    </w:p>
    <w:p w:rsidR="008114A2" w:rsidRDefault="008114A2">
      <w:pPr>
        <w:pStyle w:val="Corps"/>
        <w:rPr>
          <w:rStyle w:val="Aucun"/>
        </w:rPr>
      </w:pPr>
    </w:p>
    <w:p w:rsidR="008114A2" w:rsidRDefault="00664F49">
      <w:pPr>
        <w:pStyle w:val="Corps"/>
        <w:rPr>
          <w:rStyle w:val="Aucun"/>
        </w:rPr>
      </w:pPr>
      <w:r>
        <w:rPr>
          <w:rStyle w:val="Aucun"/>
        </w:rPr>
        <w:t>Dans cet exemple</w:t>
      </w:r>
      <w:ins w:id="98" w:author="Solveig Poder" w:date="2021-05-14T16:08:00Z">
        <w:r w:rsidR="005038A7">
          <w:rPr>
            <w:rStyle w:val="Aucun"/>
          </w:rPr>
          <w:t>,</w:t>
        </w:r>
      </w:ins>
      <w:r>
        <w:rPr>
          <w:rStyle w:val="Aucun"/>
        </w:rPr>
        <w:t xml:space="preserve"> </w:t>
      </w:r>
      <w:del w:id="99" w:author="Solveig Poder" w:date="2021-05-14T16:08:00Z">
        <w:r w:rsidDel="005038A7">
          <w:rPr>
            <w:rStyle w:val="Aucun"/>
          </w:rPr>
          <w:delText xml:space="preserve">les </w:delText>
        </w:r>
      </w:del>
      <w:ins w:id="100" w:author="Solveig Poder" w:date="2021-05-14T16:08:00Z">
        <w:r w:rsidR="005038A7">
          <w:rPr>
            <w:rStyle w:val="Aucun"/>
          </w:rPr>
          <w:t xml:space="preserve">le seul </w:t>
        </w:r>
      </w:ins>
      <w:r>
        <w:rPr>
          <w:rStyle w:val="Aucun"/>
        </w:rPr>
        <w:t>faux positif</w:t>
      </w:r>
      <w:del w:id="101" w:author="Solveig Poder" w:date="2021-05-14T16:08:00Z">
        <w:r w:rsidDel="005038A7">
          <w:rPr>
            <w:rStyle w:val="Aucun"/>
          </w:rPr>
          <w:delText>s</w:delText>
        </w:r>
      </w:del>
      <w:r>
        <w:rPr>
          <w:rStyle w:val="Aucun"/>
        </w:rPr>
        <w:t xml:space="preserve"> </w:t>
      </w:r>
      <w:del w:id="102" w:author="Solveig Poder" w:date="2021-05-14T16:08:00Z">
        <w:r w:rsidDel="005038A7">
          <w:rPr>
            <w:rStyle w:val="Aucun"/>
          </w:rPr>
          <w:delText>sont uniquement</w:delText>
        </w:r>
      </w:del>
      <w:ins w:id="103" w:author="Solveig Poder" w:date="2021-05-14T16:08:00Z">
        <w:r w:rsidR="005038A7">
          <w:rPr>
            <w:rStyle w:val="Aucun"/>
          </w:rPr>
          <w:t>est</w:t>
        </w:r>
      </w:ins>
      <w:r>
        <w:rPr>
          <w:rStyle w:val="Aucun"/>
        </w:rPr>
        <w:t xml:space="preserve"> « salade », puisque cet ingrédient n’apparaît pas dans la liste des ingrédients attendus.</w:t>
      </w:r>
      <w:ins w:id="104" w:author="Solveig Poder" w:date="2021-05-14T16:08:00Z">
        <w:r w:rsidR="005038A7">
          <w:rPr>
            <w:rStyle w:val="Aucun"/>
          </w:rPr>
          <w:t xml:space="preserve"> Le terme</w:t>
        </w:r>
      </w:ins>
      <w:r>
        <w:rPr>
          <w:rStyle w:val="Aucun"/>
        </w:rPr>
        <w:t xml:space="preserve"> « crudité » n’est pas un faux positif, car il s’agit d’une catégorie à laquelle appartiennent les ingrédients attendus « tomate », « concombre » et « radis ». </w:t>
      </w:r>
      <w:ins w:id="105" w:author="Solveig Poder" w:date="2021-05-14T16:09:00Z">
        <w:r w:rsidR="005038A7">
          <w:rPr>
            <w:rStyle w:val="Aucun"/>
          </w:rPr>
          <w:t xml:space="preserve">L’ingrédient </w:t>
        </w:r>
      </w:ins>
      <w:r>
        <w:rPr>
          <w:rStyle w:val="Aucun"/>
        </w:rPr>
        <w:t xml:space="preserve">« vinaigre » est un faux négatif, car il fait partie des ingrédients attendus, mais il n’apparait pas parmi les ingrédients trouvés. </w:t>
      </w:r>
      <w:ins w:id="106" w:author="Solveig Poder" w:date="2021-05-14T16:09:00Z">
        <w:r w:rsidR="005038A7">
          <w:rPr>
            <w:rStyle w:val="Aucun"/>
          </w:rPr>
          <w:t xml:space="preserve">En revanche, </w:t>
        </w:r>
      </w:ins>
      <w:r>
        <w:rPr>
          <w:rStyle w:val="Aucun"/>
        </w:rPr>
        <w:t xml:space="preserve">« radis » et « concombre » ne sont pas des faux négatifs, car ils correspondent à la catégorie « crudité ». </w:t>
      </w:r>
      <w:ins w:id="107" w:author="Solveig Poder" w:date="2021-05-14T16:10:00Z">
        <w:r w:rsidR="005038A7">
          <w:rPr>
            <w:rStyle w:val="Aucun"/>
          </w:rPr>
          <w:t xml:space="preserve">Enfin, </w:t>
        </w:r>
      </w:ins>
      <w:r>
        <w:rPr>
          <w:rStyle w:val="Aucun"/>
        </w:rPr>
        <w:t>« sel » et « poivre » ne seront considérés comme des faux négatifs que si « saler » et « poivrer » n’ont pas été identifiés parmi les opérations culinaires de la recette. La précision pour cet exemple vaudra donc 3/4 soit 0.75, et le rappel vaudra 3/4 ou 3/6 (en fonction de « sel » et « poivre »).</w:t>
      </w:r>
    </w:p>
    <w:p w:rsidR="008114A2" w:rsidRDefault="00664F49">
      <w:pPr>
        <w:pStyle w:val="Corps"/>
        <w:rPr>
          <w:rStyle w:val="Aucun"/>
        </w:rPr>
      </w:pPr>
      <w:r>
        <w:rPr>
          <w:rStyle w:val="Aucun"/>
        </w:rPr>
        <w:t xml:space="preserve">L’évaluation produite sur l’ensemble des 23 071 recettes est enregistrée sous forme d’un tableau csv avec le nom du fichier, la précision et le rappel pour chaque recette. Une ligne est ajoutée à la fin avec les moyennes de précision et de rappel, respectivement 0.60 et 0.69. </w:t>
      </w:r>
    </w:p>
    <w:p w:rsidR="008114A2" w:rsidRDefault="00664F49">
      <w:pPr>
        <w:pStyle w:val="Corps"/>
        <w:rPr>
          <w:rStyle w:val="Aucun"/>
        </w:rPr>
      </w:pPr>
      <w:r>
        <w:rPr>
          <w:rStyle w:val="Aucun"/>
        </w:rPr>
        <w:t>L’évaluation produite sur le corpus d’évaluation de 349 recettes n’ayant pas servi à la création du lexique d’ingrédients est également enregistrée au même format, et présente des résultats légèrement inférieurs : 0.58 pour la précision et 0.67 pour le rappel.</w:t>
      </w:r>
    </w:p>
    <w:p w:rsidR="008114A2" w:rsidRDefault="00664F49">
      <w:pPr>
        <w:pStyle w:val="Corps"/>
        <w:rPr>
          <w:rStyle w:val="Aucun"/>
        </w:rPr>
      </w:pPr>
      <w:r>
        <w:rPr>
          <w:rStyle w:val="Aucun"/>
        </w:rPr>
        <w:t>Ces résultats nous semblent très satisfaisants, dans la mesure où une fonction vraiment peu performante présenterait des résultats proches de 0 (contrairement aux tâ</w:t>
      </w:r>
      <w:r>
        <w:rPr>
          <w:noProof/>
        </w:rPr>
        <mc:AlternateContent>
          <mc:Choice Requires="wps">
            <w:drawing>
              <wp:anchor distT="0" distB="0" distL="0" distR="0" simplePos="0" relativeHeight="251675648" behindDoc="0" locked="0" layoutInCell="1" allowOverlap="1">
                <wp:simplePos x="0" y="0"/>
                <wp:positionH relativeFrom="page">
                  <wp:posOffset>1004074</wp:posOffset>
                </wp:positionH>
                <wp:positionV relativeFrom="page">
                  <wp:posOffset>539084</wp:posOffset>
                </wp:positionV>
                <wp:extent cx="5756910" cy="1397000"/>
                <wp:effectExtent l="0" t="0" r="0" b="0"/>
                <wp:wrapTopAndBottom distT="0" distB="0"/>
                <wp:docPr id="1073741840" name="officeArt object"/>
                <wp:cNvGraphicFramePr/>
                <a:graphic xmlns:a="http://schemas.openxmlformats.org/drawingml/2006/main">
                  <a:graphicData uri="http://schemas.microsoft.com/office/word/2010/wordprocessingShape">
                    <wps:wsp>
                      <wps:cNvSpPr/>
                      <wps:spPr>
                        <a:xfrm>
                          <a:off x="0" y="0"/>
                          <a:ext cx="5756910" cy="1397000"/>
                        </a:xfrm>
                        <a:prstGeom prst="rect">
                          <a:avLst/>
                        </a:prstGeom>
                      </wps:spPr>
                      <wps:txbx>
                        <w:txbxContent>
                          <w:tbl>
                            <w:tblPr>
                              <w:tblStyle w:val="TableNormal"/>
                              <w:tblW w:w="904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4523"/>
                              <w:gridCol w:w="4523"/>
                            </w:tblGrid>
                            <w:tr w:rsidR="00664F49">
                              <w:trPr>
                                <w:trHeight w:val="436"/>
                                <w:tblHeader/>
                              </w:trPr>
                              <w:tc>
                                <w:tcPr>
                                  <w:tcW w:w="4523" w:type="dxa"/>
                                  <w:tcBorders>
                                    <w:top w:val="single" w:sz="8" w:space="0" w:color="000000"/>
                                    <w:left w:val="single" w:sz="8" w:space="0" w:color="000000"/>
                                    <w:bottom w:val="single" w:sz="16" w:space="0" w:color="000000"/>
                                    <w:right w:val="single" w:sz="8" w:space="0" w:color="000000"/>
                                  </w:tcBorders>
                                  <w:shd w:val="clear" w:color="auto" w:fill="auto"/>
                                  <w:tcMar>
                                    <w:top w:w="0" w:type="dxa"/>
                                    <w:left w:w="0" w:type="dxa"/>
                                    <w:bottom w:w="0" w:type="dxa"/>
                                    <w:right w:w="0" w:type="dxa"/>
                                  </w:tcMar>
                                </w:tcPr>
                                <w:p w:rsidR="00664F49" w:rsidRDefault="005038A7">
                                  <w:pPr>
                                    <w:tabs>
                                      <w:tab w:val="left" w:pos="1440"/>
                                      <w:tab w:val="left" w:pos="2880"/>
                                      <w:tab w:val="left" w:pos="4320"/>
                                    </w:tabs>
                                    <w:suppressAutoHyphens/>
                                    <w:jc w:val="center"/>
                                    <w:outlineLvl w:val="0"/>
                                  </w:pPr>
                                  <w:proofErr w:type="spellStart"/>
                                  <w:ins w:id="108" w:author="Solveig Poder" w:date="2021-05-14T16:06:00Z">
                                    <w:r>
                                      <w:rPr>
                                        <w:rFonts w:ascii="Calibri" w:hAnsi="Calibri" w:cs="Arial Unicode MS"/>
                                        <w:b/>
                                        <w:bCs/>
                                        <w:color w:val="000000"/>
                                        <w:sz w:val="22"/>
                                        <w:szCs w:val="22"/>
                                        <w14:textOutline w14:w="12700" w14:cap="flat" w14:cmpd="sng" w14:algn="ctr">
                                          <w14:noFill/>
                                          <w14:prstDash w14:val="solid"/>
                                          <w14:miter w14:lim="400000"/>
                                        </w14:textOutline>
                                      </w:rPr>
                                      <w:t>I</w:t>
                                    </w:r>
                                  </w:ins>
                                  <w:del w:id="109" w:author="Solveig Poder" w:date="2021-05-14T16:06:00Z">
                                    <w:r w:rsidR="00664F49" w:rsidDel="005038A7">
                                      <w:rPr>
                                        <w:rFonts w:ascii="Calibri" w:hAnsi="Calibri" w:cs="Arial Unicode MS"/>
                                        <w:b/>
                                        <w:bCs/>
                                        <w:color w:val="000000"/>
                                        <w:sz w:val="22"/>
                                        <w:szCs w:val="22"/>
                                        <w14:textOutline w14:w="12700" w14:cap="flat" w14:cmpd="sng" w14:algn="ctr">
                                          <w14:noFill/>
                                          <w14:prstDash w14:val="solid"/>
                                          <w14:miter w14:lim="400000"/>
                                        </w14:textOutline>
                                      </w:rPr>
                                      <w:delText>i</w:delText>
                                    </w:r>
                                  </w:del>
                                  <w:r w:rsidR="00664F49">
                                    <w:rPr>
                                      <w:rFonts w:ascii="Calibri" w:hAnsi="Calibri" w:cs="Arial Unicode MS"/>
                                      <w:b/>
                                      <w:bCs/>
                                      <w:color w:val="000000"/>
                                      <w:sz w:val="22"/>
                                      <w:szCs w:val="22"/>
                                      <w14:textOutline w14:w="12700" w14:cap="flat" w14:cmpd="sng" w14:algn="ctr">
                                        <w14:noFill/>
                                        <w14:prstDash w14:val="solid"/>
                                        <w14:miter w14:lim="400000"/>
                                      </w14:textOutline>
                                    </w:rPr>
                                    <w:t>ngrédients</w:t>
                                  </w:r>
                                  <w:proofErr w:type="spellEnd"/>
                                  <w:r w:rsidR="00664F49">
                                    <w:rPr>
                                      <w:rFonts w:ascii="Calibri" w:hAnsi="Calibri" w:cs="Arial Unicode MS"/>
                                      <w:b/>
                                      <w:bCs/>
                                      <w:color w:val="000000"/>
                                      <w:sz w:val="22"/>
                                      <w:szCs w:val="22"/>
                                      <w14:textOutline w14:w="12700" w14:cap="flat" w14:cmpd="sng" w14:algn="ctr">
                                        <w14:noFill/>
                                        <w14:prstDash w14:val="solid"/>
                                        <w14:miter w14:lim="400000"/>
                                      </w14:textOutline>
                                    </w:rPr>
                                    <w:t xml:space="preserve"> </w:t>
                                  </w:r>
                                  <w:proofErr w:type="spellStart"/>
                                  <w:r w:rsidR="00664F49">
                                    <w:rPr>
                                      <w:rFonts w:ascii="Calibri" w:hAnsi="Calibri" w:cs="Arial Unicode MS"/>
                                      <w:b/>
                                      <w:bCs/>
                                      <w:color w:val="000000"/>
                                      <w:sz w:val="22"/>
                                      <w:szCs w:val="22"/>
                                      <w14:textOutline w14:w="12700" w14:cap="flat" w14:cmpd="sng" w14:algn="ctr">
                                        <w14:noFill/>
                                        <w14:prstDash w14:val="solid"/>
                                        <w14:miter w14:lim="400000"/>
                                      </w14:textOutline>
                                    </w:rPr>
                                    <w:t>attendus</w:t>
                                  </w:r>
                                  <w:proofErr w:type="spellEnd"/>
                                  <w:r w:rsidR="00664F49">
                                    <w:rPr>
                                      <w:rFonts w:ascii="Calibri" w:hAnsi="Calibri" w:cs="Arial Unicode MS"/>
                                      <w:b/>
                                      <w:bCs/>
                                      <w:color w:val="000000"/>
                                      <w:sz w:val="22"/>
                                      <w:szCs w:val="22"/>
                                      <w14:textOutline w14:w="12700" w14:cap="flat" w14:cmpd="sng" w14:algn="ctr">
                                        <w14:noFill/>
                                        <w14:prstDash w14:val="solid"/>
                                        <w14:miter w14:lim="400000"/>
                                      </w14:textOutline>
                                    </w:rPr>
                                    <w:t xml:space="preserve"> (</w:t>
                                  </w:r>
                                  <w:proofErr w:type="spellStart"/>
                                  <w:r w:rsidR="00664F49">
                                    <w:rPr>
                                      <w:rFonts w:ascii="Calibri" w:hAnsi="Calibri" w:cs="Arial Unicode MS"/>
                                      <w:b/>
                                      <w:bCs/>
                                      <w:color w:val="000000"/>
                                      <w:sz w:val="22"/>
                                      <w:szCs w:val="22"/>
                                      <w14:textOutline w14:w="12700" w14:cap="flat" w14:cmpd="sng" w14:algn="ctr">
                                        <w14:noFill/>
                                        <w14:prstDash w14:val="solid"/>
                                        <w14:miter w14:lim="400000"/>
                                      </w14:textOutline>
                                    </w:rPr>
                                    <w:t>liste</w:t>
                                  </w:r>
                                  <w:proofErr w:type="spellEnd"/>
                                  <w:r w:rsidR="00664F49">
                                    <w:rPr>
                                      <w:rFonts w:ascii="Calibri" w:hAnsi="Calibri" w:cs="Arial Unicode MS"/>
                                      <w:b/>
                                      <w:bCs/>
                                      <w:color w:val="000000"/>
                                      <w:sz w:val="22"/>
                                      <w:szCs w:val="22"/>
                                      <w14:textOutline w14:w="12700" w14:cap="flat" w14:cmpd="sng" w14:algn="ctr">
                                        <w14:noFill/>
                                        <w14:prstDash w14:val="solid"/>
                                        <w14:miter w14:lim="400000"/>
                                      </w14:textOutline>
                                    </w:rPr>
                                    <w:t xml:space="preserve"> </w:t>
                                  </w:r>
                                  <w:proofErr w:type="spellStart"/>
                                  <w:r w:rsidR="00664F49">
                                    <w:rPr>
                                      <w:rFonts w:ascii="Calibri" w:hAnsi="Calibri" w:cs="Arial Unicode MS"/>
                                      <w:b/>
                                      <w:bCs/>
                                      <w:color w:val="000000"/>
                                      <w:sz w:val="22"/>
                                      <w:szCs w:val="22"/>
                                      <w14:textOutline w14:w="12700" w14:cap="flat" w14:cmpd="sng" w14:algn="ctr">
                                        <w14:noFill/>
                                        <w14:prstDash w14:val="solid"/>
                                        <w14:miter w14:lim="400000"/>
                                      </w14:textOutline>
                                    </w:rPr>
                                    <w:t>d’ingrédients</w:t>
                                  </w:r>
                                  <w:proofErr w:type="spellEnd"/>
                                  <w:r w:rsidR="00664F49">
                                    <w:rPr>
                                      <w:rFonts w:ascii="Calibri" w:hAnsi="Calibri" w:cs="Arial Unicode MS"/>
                                      <w:b/>
                                      <w:bCs/>
                                      <w:color w:val="000000"/>
                                      <w:sz w:val="22"/>
                                      <w:szCs w:val="22"/>
                                      <w14:textOutline w14:w="12700" w14:cap="flat" w14:cmpd="sng" w14:algn="ctr">
                                        <w14:noFill/>
                                        <w14:prstDash w14:val="solid"/>
                                        <w14:miter w14:lim="400000"/>
                                      </w14:textOutline>
                                    </w:rPr>
                                    <w:t>)</w:t>
                                  </w:r>
                                </w:p>
                              </w:tc>
                              <w:tc>
                                <w:tcPr>
                                  <w:tcW w:w="4523" w:type="dxa"/>
                                  <w:tcBorders>
                                    <w:top w:val="single" w:sz="8" w:space="0" w:color="000000"/>
                                    <w:left w:val="single" w:sz="8" w:space="0" w:color="000000"/>
                                    <w:bottom w:val="single" w:sz="16" w:space="0" w:color="000000"/>
                                    <w:right w:val="single" w:sz="8" w:space="0" w:color="000000"/>
                                  </w:tcBorders>
                                  <w:shd w:val="clear" w:color="auto" w:fill="auto"/>
                                  <w:tcMar>
                                    <w:top w:w="0" w:type="dxa"/>
                                    <w:left w:w="0" w:type="dxa"/>
                                    <w:bottom w:w="0" w:type="dxa"/>
                                    <w:right w:w="0" w:type="dxa"/>
                                  </w:tcMar>
                                </w:tcPr>
                                <w:p w:rsidR="00664F49" w:rsidRDefault="005038A7">
                                  <w:pPr>
                                    <w:tabs>
                                      <w:tab w:val="left" w:pos="1440"/>
                                      <w:tab w:val="left" w:pos="2880"/>
                                      <w:tab w:val="left" w:pos="4320"/>
                                    </w:tabs>
                                    <w:suppressAutoHyphens/>
                                    <w:jc w:val="center"/>
                                    <w:outlineLvl w:val="0"/>
                                  </w:pPr>
                                  <w:proofErr w:type="spellStart"/>
                                  <w:ins w:id="110" w:author="Solveig Poder" w:date="2021-05-14T16:06:00Z">
                                    <w:r>
                                      <w:rPr>
                                        <w:rFonts w:ascii="Calibri" w:hAnsi="Calibri" w:cs="Arial Unicode MS"/>
                                        <w:b/>
                                        <w:bCs/>
                                        <w:color w:val="000000"/>
                                        <w:sz w:val="22"/>
                                        <w:szCs w:val="22"/>
                                        <w14:textOutline w14:w="12700" w14:cap="flat" w14:cmpd="sng" w14:algn="ctr">
                                          <w14:noFill/>
                                          <w14:prstDash w14:val="solid"/>
                                          <w14:miter w14:lim="400000"/>
                                        </w14:textOutline>
                                      </w:rPr>
                                      <w:t>I</w:t>
                                    </w:r>
                                  </w:ins>
                                  <w:del w:id="111" w:author="Solveig Poder" w:date="2021-05-14T16:06:00Z">
                                    <w:r w:rsidR="00664F49" w:rsidDel="005038A7">
                                      <w:rPr>
                                        <w:rFonts w:ascii="Calibri" w:hAnsi="Calibri" w:cs="Arial Unicode MS"/>
                                        <w:b/>
                                        <w:bCs/>
                                        <w:color w:val="000000"/>
                                        <w:sz w:val="22"/>
                                        <w:szCs w:val="22"/>
                                        <w14:textOutline w14:w="12700" w14:cap="flat" w14:cmpd="sng" w14:algn="ctr">
                                          <w14:noFill/>
                                          <w14:prstDash w14:val="solid"/>
                                          <w14:miter w14:lim="400000"/>
                                        </w14:textOutline>
                                      </w:rPr>
                                      <w:delText>i</w:delText>
                                    </w:r>
                                  </w:del>
                                  <w:r w:rsidR="00664F49">
                                    <w:rPr>
                                      <w:rFonts w:ascii="Calibri" w:hAnsi="Calibri" w:cs="Arial Unicode MS"/>
                                      <w:b/>
                                      <w:bCs/>
                                      <w:color w:val="000000"/>
                                      <w:sz w:val="22"/>
                                      <w:szCs w:val="22"/>
                                      <w14:textOutline w14:w="12700" w14:cap="flat" w14:cmpd="sng" w14:algn="ctr">
                                        <w14:noFill/>
                                        <w14:prstDash w14:val="solid"/>
                                        <w14:miter w14:lim="400000"/>
                                      </w14:textOutline>
                                    </w:rPr>
                                    <w:t>ngrédients</w:t>
                                  </w:r>
                                  <w:proofErr w:type="spellEnd"/>
                                  <w:r w:rsidR="00664F49">
                                    <w:rPr>
                                      <w:rFonts w:ascii="Calibri" w:hAnsi="Calibri" w:cs="Arial Unicode MS"/>
                                      <w:b/>
                                      <w:bCs/>
                                      <w:color w:val="000000"/>
                                      <w:sz w:val="22"/>
                                      <w:szCs w:val="22"/>
                                      <w14:textOutline w14:w="12700" w14:cap="flat" w14:cmpd="sng" w14:algn="ctr">
                                        <w14:noFill/>
                                        <w14:prstDash w14:val="solid"/>
                                        <w14:miter w14:lim="400000"/>
                                      </w14:textOutline>
                                    </w:rPr>
                                    <w:t xml:space="preserve"> </w:t>
                                  </w:r>
                                  <w:proofErr w:type="spellStart"/>
                                  <w:r w:rsidR="00664F49">
                                    <w:rPr>
                                      <w:rFonts w:ascii="Calibri" w:hAnsi="Calibri" w:cs="Arial Unicode MS"/>
                                      <w:b/>
                                      <w:bCs/>
                                      <w:color w:val="000000"/>
                                      <w:sz w:val="22"/>
                                      <w:szCs w:val="22"/>
                                      <w14:textOutline w14:w="12700" w14:cap="flat" w14:cmpd="sng" w14:algn="ctr">
                                        <w14:noFill/>
                                        <w14:prstDash w14:val="solid"/>
                                        <w14:miter w14:lim="400000"/>
                                      </w14:textOutline>
                                    </w:rPr>
                                    <w:t>trouvés</w:t>
                                  </w:r>
                                  <w:proofErr w:type="spellEnd"/>
                                  <w:r w:rsidR="00664F49">
                                    <w:rPr>
                                      <w:rFonts w:ascii="Calibri" w:hAnsi="Calibri" w:cs="Arial Unicode MS"/>
                                      <w:b/>
                                      <w:bCs/>
                                      <w:color w:val="000000"/>
                                      <w:sz w:val="22"/>
                                      <w:szCs w:val="22"/>
                                      <w14:textOutline w14:w="12700" w14:cap="flat" w14:cmpd="sng" w14:algn="ctr">
                                        <w14:noFill/>
                                        <w14:prstDash w14:val="solid"/>
                                        <w14:miter w14:lim="400000"/>
                                      </w14:textOutline>
                                    </w:rPr>
                                    <w:t xml:space="preserve"> (</w:t>
                                  </w:r>
                                  <w:proofErr w:type="spellStart"/>
                                  <w:r w:rsidR="00664F49">
                                    <w:rPr>
                                      <w:rFonts w:ascii="Calibri" w:hAnsi="Calibri" w:cs="Arial Unicode MS"/>
                                      <w:b/>
                                      <w:bCs/>
                                      <w:color w:val="000000"/>
                                      <w:sz w:val="22"/>
                                      <w:szCs w:val="22"/>
                                      <w14:textOutline w14:w="12700" w14:cap="flat" w14:cmpd="sng" w14:algn="ctr">
                                        <w14:noFill/>
                                        <w14:prstDash w14:val="solid"/>
                                        <w14:miter w14:lim="400000"/>
                                      </w14:textOutline>
                                    </w:rPr>
                                    <w:t>fonction</w:t>
                                  </w:r>
                                  <w:proofErr w:type="spellEnd"/>
                                  <w:r w:rsidR="00664F49">
                                    <w:rPr>
                                      <w:rFonts w:ascii="Calibri" w:hAnsi="Calibri" w:cs="Arial Unicode MS"/>
                                      <w:b/>
                                      <w:bCs/>
                                      <w:color w:val="000000"/>
                                      <w:sz w:val="22"/>
                                      <w:szCs w:val="22"/>
                                      <w14:textOutline w14:w="12700" w14:cap="flat" w14:cmpd="sng" w14:algn="ctr">
                                        <w14:noFill/>
                                        <w14:prstDash w14:val="solid"/>
                                        <w14:miter w14:lim="400000"/>
                                      </w14:textOutline>
                                    </w:rPr>
                                    <w:t xml:space="preserve"> </w:t>
                                  </w:r>
                                  <w:proofErr w:type="spellStart"/>
                                  <w:r w:rsidR="00664F49">
                                    <w:rPr>
                                      <w:rFonts w:ascii="Calibri" w:hAnsi="Calibri" w:cs="Arial Unicode MS"/>
                                      <w:b/>
                                      <w:bCs/>
                                      <w:color w:val="000000"/>
                                      <w:sz w:val="22"/>
                                      <w:szCs w:val="22"/>
                                      <w14:textOutline w14:w="12700" w14:cap="flat" w14:cmpd="sng" w14:algn="ctr">
                                        <w14:noFill/>
                                        <w14:prstDash w14:val="solid"/>
                                        <w14:miter w14:lim="400000"/>
                                      </w14:textOutline>
                                    </w:rPr>
                                    <w:t>d’identification</w:t>
                                  </w:r>
                                  <w:proofErr w:type="spellEnd"/>
                                  <w:r w:rsidR="00664F49">
                                    <w:rPr>
                                      <w:rFonts w:ascii="Calibri" w:hAnsi="Calibri" w:cs="Arial Unicode MS"/>
                                      <w:b/>
                                      <w:bCs/>
                                      <w:color w:val="000000"/>
                                      <w:sz w:val="22"/>
                                      <w:szCs w:val="22"/>
                                      <w14:textOutline w14:w="12700" w14:cap="flat" w14:cmpd="sng" w14:algn="ctr">
                                        <w14:noFill/>
                                        <w14:prstDash w14:val="solid"/>
                                        <w14:miter w14:lim="400000"/>
                                      </w14:textOutline>
                                    </w:rPr>
                                    <w:t>)</w:t>
                                  </w:r>
                                </w:p>
                              </w:tc>
                            </w:tr>
                            <w:tr w:rsidR="00664F49">
                              <w:tblPrEx>
                                <w:shd w:val="clear" w:color="auto" w:fill="000000"/>
                              </w:tblPrEx>
                              <w:trPr>
                                <w:trHeight w:val="436"/>
                              </w:trPr>
                              <w:tc>
                                <w:tcPr>
                                  <w:tcW w:w="4523" w:type="dxa"/>
                                  <w:tcBorders>
                                    <w:top w:val="single" w:sz="16"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pPr>
                                    <w:tabs>
                                      <w:tab w:val="left" w:pos="1440"/>
                                      <w:tab w:val="left" w:pos="2880"/>
                                      <w:tab w:val="left" w:pos="4320"/>
                                    </w:tabs>
                                    <w:suppressAutoHyphens/>
                                    <w:jc w:val="center"/>
                                    <w:outlineLvl w:val="0"/>
                                  </w:pPr>
                                  <w:proofErr w:type="spellStart"/>
                                  <w:r>
                                    <w:rPr>
                                      <w:rFonts w:ascii="Calibri" w:hAnsi="Calibri" w:cs="Arial Unicode MS"/>
                                      <w:color w:val="000000"/>
                                      <w:sz w:val="22"/>
                                      <w:szCs w:val="22"/>
                                      <w14:textOutline w14:w="12700" w14:cap="flat" w14:cmpd="sng" w14:algn="ctr">
                                        <w14:noFill/>
                                        <w14:prstDash w14:val="solid"/>
                                        <w14:miter w14:lim="400000"/>
                                      </w14:textOutline>
                                    </w:rPr>
                                    <w:t>tomate</w:t>
                                  </w:r>
                                  <w:proofErr w:type="spellEnd"/>
                                </w:p>
                              </w:tc>
                              <w:tc>
                                <w:tcPr>
                                  <w:tcW w:w="4523" w:type="dxa"/>
                                  <w:tcBorders>
                                    <w:top w:val="single" w:sz="16"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pPr>
                                    <w:tabs>
                                      <w:tab w:val="left" w:pos="1440"/>
                                      <w:tab w:val="left" w:pos="2880"/>
                                      <w:tab w:val="left" w:pos="4320"/>
                                    </w:tabs>
                                    <w:suppressAutoHyphens/>
                                    <w:jc w:val="center"/>
                                    <w:outlineLvl w:val="0"/>
                                  </w:pPr>
                                  <w:r>
                                    <w:rPr>
                                      <w:rFonts w:ascii="Calibri" w:hAnsi="Calibri" w:cs="Arial Unicode MS"/>
                                      <w:color w:val="000000"/>
                                      <w:sz w:val="22"/>
                                      <w:szCs w:val="22"/>
                                      <w14:textOutline w14:w="12700" w14:cap="flat" w14:cmpd="sng" w14:algn="ctr">
                                        <w14:noFill/>
                                        <w14:prstDash w14:val="solid"/>
                                        <w14:miter w14:lim="400000"/>
                                      </w14:textOutline>
                                    </w:rPr>
                                    <w:t>crudité</w:t>
                                  </w:r>
                                </w:p>
                              </w:tc>
                            </w:tr>
                            <w:tr w:rsidR="00664F49">
                              <w:tblPrEx>
                                <w:shd w:val="clear" w:color="auto" w:fill="000000"/>
                              </w:tblPrEx>
                              <w:trPr>
                                <w:trHeight w:val="436"/>
                              </w:trPr>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pPr>
                                    <w:tabs>
                                      <w:tab w:val="left" w:pos="1440"/>
                                      <w:tab w:val="left" w:pos="2880"/>
                                      <w:tab w:val="left" w:pos="4320"/>
                                    </w:tabs>
                                    <w:suppressAutoHyphens/>
                                    <w:jc w:val="center"/>
                                    <w:outlineLvl w:val="0"/>
                                  </w:pPr>
                                  <w:proofErr w:type="spellStart"/>
                                  <w:r>
                                    <w:rPr>
                                      <w:rFonts w:ascii="Calibri" w:hAnsi="Calibri" w:cs="Arial Unicode MS"/>
                                      <w:color w:val="000000"/>
                                      <w:sz w:val="22"/>
                                      <w:szCs w:val="22"/>
                                      <w14:textOutline w14:w="12700" w14:cap="flat" w14:cmpd="sng" w14:algn="ctr">
                                        <w14:noFill/>
                                        <w14:prstDash w14:val="solid"/>
                                        <w14:miter w14:lim="400000"/>
                                      </w14:textOutline>
                                    </w:rPr>
                                    <w:t>concombre</w:t>
                                  </w:r>
                                  <w:proofErr w:type="spellEnd"/>
                                </w:p>
                              </w:tc>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pPr>
                                    <w:tabs>
                                      <w:tab w:val="left" w:pos="1440"/>
                                      <w:tab w:val="left" w:pos="2880"/>
                                      <w:tab w:val="left" w:pos="4320"/>
                                    </w:tabs>
                                    <w:suppressAutoHyphens/>
                                    <w:jc w:val="center"/>
                                    <w:outlineLvl w:val="0"/>
                                  </w:pPr>
                                  <w:proofErr w:type="spellStart"/>
                                  <w:r>
                                    <w:rPr>
                                      <w:rFonts w:ascii="Calibri" w:hAnsi="Calibri" w:cs="Arial Unicode MS"/>
                                      <w:color w:val="000000"/>
                                      <w:sz w:val="22"/>
                                      <w:szCs w:val="22"/>
                                      <w14:textOutline w14:w="12700" w14:cap="flat" w14:cmpd="sng" w14:algn="ctr">
                                        <w14:noFill/>
                                        <w14:prstDash w14:val="solid"/>
                                        <w14:miter w14:lim="400000"/>
                                      </w14:textOutline>
                                    </w:rPr>
                                    <w:t>tomate</w:t>
                                  </w:r>
                                  <w:proofErr w:type="spellEnd"/>
                                </w:p>
                              </w:tc>
                            </w:tr>
                            <w:tr w:rsidR="00664F49">
                              <w:tblPrEx>
                                <w:shd w:val="clear" w:color="auto" w:fill="000000"/>
                              </w:tblPrEx>
                              <w:trPr>
                                <w:trHeight w:val="436"/>
                              </w:trPr>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pPr>
                                    <w:tabs>
                                      <w:tab w:val="left" w:pos="1440"/>
                                      <w:tab w:val="left" w:pos="2880"/>
                                      <w:tab w:val="left" w:pos="4320"/>
                                    </w:tabs>
                                    <w:suppressAutoHyphens/>
                                    <w:jc w:val="center"/>
                                    <w:outlineLvl w:val="0"/>
                                  </w:pPr>
                                  <w:proofErr w:type="spellStart"/>
                                  <w:r>
                                    <w:rPr>
                                      <w:rFonts w:ascii="Calibri" w:hAnsi="Calibri" w:cs="Arial Unicode MS"/>
                                      <w:color w:val="000000"/>
                                      <w:sz w:val="22"/>
                                      <w:szCs w:val="22"/>
                                      <w14:textOutline w14:w="12700" w14:cap="flat" w14:cmpd="sng" w14:algn="ctr">
                                        <w14:noFill/>
                                        <w14:prstDash w14:val="solid"/>
                                        <w14:miter w14:lim="400000"/>
                                      </w14:textOutline>
                                    </w:rPr>
                                    <w:t>radis</w:t>
                                  </w:r>
                                  <w:proofErr w:type="spellEnd"/>
                                </w:p>
                              </w:tc>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pPr>
                                    <w:tabs>
                                      <w:tab w:val="left" w:pos="1440"/>
                                      <w:tab w:val="left" w:pos="2880"/>
                                      <w:tab w:val="left" w:pos="4320"/>
                                    </w:tabs>
                                    <w:suppressAutoHyphens/>
                                    <w:jc w:val="center"/>
                                    <w:outlineLvl w:val="0"/>
                                  </w:pPr>
                                  <w:proofErr w:type="spellStart"/>
                                  <w:r>
                                    <w:rPr>
                                      <w:rFonts w:ascii="Calibri" w:hAnsi="Calibri" w:cs="Arial Unicode MS"/>
                                      <w:color w:val="000000"/>
                                      <w:sz w:val="22"/>
                                      <w:szCs w:val="22"/>
                                      <w14:textOutline w14:w="12700" w14:cap="flat" w14:cmpd="sng" w14:algn="ctr">
                                        <w14:noFill/>
                                        <w14:prstDash w14:val="solid"/>
                                        <w14:miter w14:lim="400000"/>
                                      </w14:textOutline>
                                    </w:rPr>
                                    <w:t>salade</w:t>
                                  </w:r>
                                  <w:proofErr w:type="spellEnd"/>
                                </w:p>
                              </w:tc>
                            </w:tr>
                            <w:tr w:rsidR="00664F49">
                              <w:tblPrEx>
                                <w:shd w:val="clear" w:color="auto" w:fill="000000"/>
                              </w:tblPrEx>
                              <w:trPr>
                                <w:trHeight w:val="436"/>
                              </w:trPr>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pPr>
                                    <w:tabs>
                                      <w:tab w:val="left" w:pos="1440"/>
                                      <w:tab w:val="left" w:pos="2880"/>
                                      <w:tab w:val="left" w:pos="4320"/>
                                    </w:tabs>
                                    <w:suppressAutoHyphens/>
                                    <w:jc w:val="center"/>
                                    <w:outlineLvl w:val="0"/>
                                  </w:pPr>
                                  <w:proofErr w:type="spellStart"/>
                                  <w:r>
                                    <w:rPr>
                                      <w:rFonts w:ascii="Calibri" w:hAnsi="Calibri" w:cs="Arial Unicode MS"/>
                                      <w:color w:val="000000"/>
                                      <w:sz w:val="22"/>
                                      <w:szCs w:val="22"/>
                                      <w14:textOutline w14:w="12700" w14:cap="flat" w14:cmpd="sng" w14:algn="ctr">
                                        <w14:noFill/>
                                        <w14:prstDash w14:val="solid"/>
                                        <w14:miter w14:lim="400000"/>
                                      </w14:textOutline>
                                    </w:rPr>
                                    <w:t>huile</w:t>
                                  </w:r>
                                  <w:proofErr w:type="spellEnd"/>
                                </w:p>
                              </w:tc>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pPr>
                                    <w:tabs>
                                      <w:tab w:val="left" w:pos="1440"/>
                                      <w:tab w:val="left" w:pos="2880"/>
                                      <w:tab w:val="left" w:pos="4320"/>
                                    </w:tabs>
                                    <w:suppressAutoHyphens/>
                                    <w:jc w:val="center"/>
                                    <w:outlineLvl w:val="0"/>
                                  </w:pPr>
                                  <w:proofErr w:type="spellStart"/>
                                  <w:r>
                                    <w:rPr>
                                      <w:rFonts w:ascii="Calibri" w:hAnsi="Calibri" w:cs="Arial Unicode MS"/>
                                      <w:color w:val="000000"/>
                                      <w:sz w:val="22"/>
                                      <w:szCs w:val="22"/>
                                      <w14:textOutline w14:w="12700" w14:cap="flat" w14:cmpd="sng" w14:algn="ctr">
                                        <w14:noFill/>
                                        <w14:prstDash w14:val="solid"/>
                                        <w14:miter w14:lim="400000"/>
                                      </w14:textOutline>
                                    </w:rPr>
                                    <w:t>huile</w:t>
                                  </w:r>
                                  <w:proofErr w:type="spellEnd"/>
                                </w:p>
                              </w:tc>
                            </w:tr>
                            <w:tr w:rsidR="00664F49">
                              <w:tblPrEx>
                                <w:shd w:val="clear" w:color="auto" w:fill="000000"/>
                              </w:tblPrEx>
                              <w:trPr>
                                <w:trHeight w:val="436"/>
                              </w:trPr>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pPr>
                                    <w:tabs>
                                      <w:tab w:val="left" w:pos="1440"/>
                                      <w:tab w:val="left" w:pos="2880"/>
                                      <w:tab w:val="left" w:pos="4320"/>
                                    </w:tabs>
                                    <w:suppressAutoHyphens/>
                                    <w:jc w:val="center"/>
                                    <w:outlineLvl w:val="0"/>
                                  </w:pPr>
                                  <w:proofErr w:type="spellStart"/>
                                  <w:r>
                                    <w:rPr>
                                      <w:rFonts w:ascii="Calibri" w:hAnsi="Calibri" w:cs="Arial Unicode MS"/>
                                      <w:color w:val="000000"/>
                                      <w:sz w:val="22"/>
                                      <w:szCs w:val="22"/>
                                      <w14:textOutline w14:w="12700" w14:cap="flat" w14:cmpd="sng" w14:algn="ctr">
                                        <w14:noFill/>
                                        <w14:prstDash w14:val="solid"/>
                                        <w14:miter w14:lim="400000"/>
                                      </w14:textOutline>
                                    </w:rPr>
                                    <w:t>sel</w:t>
                                  </w:r>
                                  <w:proofErr w:type="spellEnd"/>
                                </w:p>
                              </w:tc>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tc>
                            </w:tr>
                            <w:tr w:rsidR="00664F49">
                              <w:tblPrEx>
                                <w:shd w:val="clear" w:color="auto" w:fill="000000"/>
                              </w:tblPrEx>
                              <w:trPr>
                                <w:trHeight w:val="436"/>
                              </w:trPr>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pPr>
                                    <w:tabs>
                                      <w:tab w:val="left" w:pos="1440"/>
                                      <w:tab w:val="left" w:pos="2880"/>
                                      <w:tab w:val="left" w:pos="4320"/>
                                    </w:tabs>
                                    <w:suppressAutoHyphens/>
                                    <w:jc w:val="center"/>
                                    <w:outlineLvl w:val="0"/>
                                  </w:pPr>
                                  <w:proofErr w:type="spellStart"/>
                                  <w:r>
                                    <w:rPr>
                                      <w:rFonts w:ascii="Calibri" w:hAnsi="Calibri" w:cs="Arial Unicode MS"/>
                                      <w:color w:val="000000"/>
                                      <w:sz w:val="22"/>
                                      <w:szCs w:val="22"/>
                                      <w14:textOutline w14:w="12700" w14:cap="flat" w14:cmpd="sng" w14:algn="ctr">
                                        <w14:noFill/>
                                        <w14:prstDash w14:val="solid"/>
                                        <w14:miter w14:lim="400000"/>
                                      </w14:textOutline>
                                    </w:rPr>
                                    <w:t>poivre</w:t>
                                  </w:r>
                                  <w:proofErr w:type="spellEnd"/>
                                </w:p>
                              </w:tc>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tc>
                            </w:tr>
                            <w:tr w:rsidR="00664F49">
                              <w:tblPrEx>
                                <w:shd w:val="clear" w:color="auto" w:fill="000000"/>
                              </w:tblPrEx>
                              <w:trPr>
                                <w:trHeight w:val="436"/>
                              </w:trPr>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pPr>
                                    <w:tabs>
                                      <w:tab w:val="left" w:pos="1440"/>
                                      <w:tab w:val="left" w:pos="2880"/>
                                      <w:tab w:val="left" w:pos="4320"/>
                                    </w:tabs>
                                    <w:suppressAutoHyphens/>
                                    <w:jc w:val="center"/>
                                    <w:outlineLvl w:val="0"/>
                                  </w:pPr>
                                  <w:proofErr w:type="spellStart"/>
                                  <w:r>
                                    <w:rPr>
                                      <w:rFonts w:ascii="Calibri" w:hAnsi="Calibri" w:cs="Arial Unicode MS"/>
                                      <w:color w:val="000000"/>
                                      <w:sz w:val="22"/>
                                      <w:szCs w:val="22"/>
                                      <w14:textOutline w14:w="12700" w14:cap="flat" w14:cmpd="sng" w14:algn="ctr">
                                        <w14:noFill/>
                                        <w14:prstDash w14:val="solid"/>
                                        <w14:miter w14:lim="400000"/>
                                      </w14:textOutline>
                                    </w:rPr>
                                    <w:t>vinaigre</w:t>
                                  </w:r>
                                  <w:proofErr w:type="spellEnd"/>
                                </w:p>
                              </w:tc>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tc>
                            </w:tr>
                          </w:tbl>
                          <w:p w:rsidR="00664F49" w:rsidRDefault="00664F49"/>
                        </w:txbxContent>
                      </wps:txbx>
                      <wps:bodyPr lIns="0" tIns="0" rIns="0" bIns="0">
                        <a:spAutoFit/>
                      </wps:bodyPr>
                    </wps:wsp>
                  </a:graphicData>
                </a:graphic>
              </wp:anchor>
            </w:drawing>
          </mc:Choice>
          <mc:Fallback>
            <w:pict>
              <v:rect id="officeArt object" o:spid="_x0000_s1026" style="position:absolute;left:0;text-align:left;margin-left:79.05pt;margin-top:42.45pt;width:453.3pt;height:110pt;z-index:251675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" filled="f" stroked="f">
                <v:textbox style="mso-fit-shape-to-text:t" inset="0,0,0,0">
                  <w:txbxContent>
                    <w:tbl>
                      <w:tblPr>
                        <w:tblStyle w:val="TableNormal"/>
                        <w:tblW w:w="904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4523"/>
                        <w:gridCol w:w="4523"/>
                      </w:tblGrid>
                      <w:tr w:rsidR="00664F49">
                        <w:trPr>
                          <w:trHeight w:val="436"/>
                          <w:tblHeader/>
                        </w:trPr>
                        <w:tc>
                          <w:tcPr>
                            <w:tcW w:w="4523" w:type="dxa"/>
                            <w:tcBorders>
                              <w:top w:val="single" w:sz="8" w:space="0" w:color="000000"/>
                              <w:left w:val="single" w:sz="8" w:space="0" w:color="000000"/>
                              <w:bottom w:val="single" w:sz="16" w:space="0" w:color="000000"/>
                              <w:right w:val="single" w:sz="8" w:space="0" w:color="000000"/>
                            </w:tcBorders>
                            <w:shd w:val="clear" w:color="auto" w:fill="auto"/>
                            <w:tcMar>
                              <w:top w:w="0" w:type="dxa"/>
                              <w:left w:w="0" w:type="dxa"/>
                              <w:bottom w:w="0" w:type="dxa"/>
                              <w:right w:w="0" w:type="dxa"/>
                            </w:tcMar>
                          </w:tcPr>
                          <w:p w:rsidR="00664F49" w:rsidRDefault="005038A7">
                            <w:pPr>
                              <w:tabs>
                                <w:tab w:val="left" w:pos="1440"/>
                                <w:tab w:val="left" w:pos="2880"/>
                                <w:tab w:val="left" w:pos="4320"/>
                              </w:tabs>
                              <w:suppressAutoHyphens/>
                              <w:jc w:val="center"/>
                              <w:outlineLvl w:val="0"/>
                            </w:pPr>
                            <w:proofErr w:type="spellStart"/>
                            <w:ins w:id="112" w:author="Solveig Poder" w:date="2021-05-14T16:06:00Z">
                              <w:r>
                                <w:rPr>
                                  <w:rFonts w:ascii="Calibri" w:hAnsi="Calibri" w:cs="Arial Unicode MS"/>
                                  <w:b/>
                                  <w:bCs/>
                                  <w:color w:val="000000"/>
                                  <w:sz w:val="22"/>
                                  <w:szCs w:val="22"/>
                                  <w14:textOutline w14:w="12700" w14:cap="flat" w14:cmpd="sng" w14:algn="ctr">
                                    <w14:noFill/>
                                    <w14:prstDash w14:val="solid"/>
                                    <w14:miter w14:lim="400000"/>
                                  </w14:textOutline>
                                </w:rPr>
                                <w:t>I</w:t>
                              </w:r>
                            </w:ins>
                            <w:del w:id="113" w:author="Solveig Poder" w:date="2021-05-14T16:06:00Z">
                              <w:r w:rsidR="00664F49" w:rsidDel="005038A7">
                                <w:rPr>
                                  <w:rFonts w:ascii="Calibri" w:hAnsi="Calibri" w:cs="Arial Unicode MS"/>
                                  <w:b/>
                                  <w:bCs/>
                                  <w:color w:val="000000"/>
                                  <w:sz w:val="22"/>
                                  <w:szCs w:val="22"/>
                                  <w14:textOutline w14:w="12700" w14:cap="flat" w14:cmpd="sng" w14:algn="ctr">
                                    <w14:noFill/>
                                    <w14:prstDash w14:val="solid"/>
                                    <w14:miter w14:lim="400000"/>
                                  </w14:textOutline>
                                </w:rPr>
                                <w:delText>i</w:delText>
                              </w:r>
                            </w:del>
                            <w:r w:rsidR="00664F49">
                              <w:rPr>
                                <w:rFonts w:ascii="Calibri" w:hAnsi="Calibri" w:cs="Arial Unicode MS"/>
                                <w:b/>
                                <w:bCs/>
                                <w:color w:val="000000"/>
                                <w:sz w:val="22"/>
                                <w:szCs w:val="22"/>
                                <w14:textOutline w14:w="12700" w14:cap="flat" w14:cmpd="sng" w14:algn="ctr">
                                  <w14:noFill/>
                                  <w14:prstDash w14:val="solid"/>
                                  <w14:miter w14:lim="400000"/>
                                </w14:textOutline>
                              </w:rPr>
                              <w:t>ngrédients</w:t>
                            </w:r>
                            <w:proofErr w:type="spellEnd"/>
                            <w:r w:rsidR="00664F49">
                              <w:rPr>
                                <w:rFonts w:ascii="Calibri" w:hAnsi="Calibri" w:cs="Arial Unicode MS"/>
                                <w:b/>
                                <w:bCs/>
                                <w:color w:val="000000"/>
                                <w:sz w:val="22"/>
                                <w:szCs w:val="22"/>
                                <w14:textOutline w14:w="12700" w14:cap="flat" w14:cmpd="sng" w14:algn="ctr">
                                  <w14:noFill/>
                                  <w14:prstDash w14:val="solid"/>
                                  <w14:miter w14:lim="400000"/>
                                </w14:textOutline>
                              </w:rPr>
                              <w:t xml:space="preserve"> </w:t>
                            </w:r>
                            <w:proofErr w:type="spellStart"/>
                            <w:r w:rsidR="00664F49">
                              <w:rPr>
                                <w:rFonts w:ascii="Calibri" w:hAnsi="Calibri" w:cs="Arial Unicode MS"/>
                                <w:b/>
                                <w:bCs/>
                                <w:color w:val="000000"/>
                                <w:sz w:val="22"/>
                                <w:szCs w:val="22"/>
                                <w14:textOutline w14:w="12700" w14:cap="flat" w14:cmpd="sng" w14:algn="ctr">
                                  <w14:noFill/>
                                  <w14:prstDash w14:val="solid"/>
                                  <w14:miter w14:lim="400000"/>
                                </w14:textOutline>
                              </w:rPr>
                              <w:t>attendus</w:t>
                            </w:r>
                            <w:proofErr w:type="spellEnd"/>
                            <w:r w:rsidR="00664F49">
                              <w:rPr>
                                <w:rFonts w:ascii="Calibri" w:hAnsi="Calibri" w:cs="Arial Unicode MS"/>
                                <w:b/>
                                <w:bCs/>
                                <w:color w:val="000000"/>
                                <w:sz w:val="22"/>
                                <w:szCs w:val="22"/>
                                <w14:textOutline w14:w="12700" w14:cap="flat" w14:cmpd="sng" w14:algn="ctr">
                                  <w14:noFill/>
                                  <w14:prstDash w14:val="solid"/>
                                  <w14:miter w14:lim="400000"/>
                                </w14:textOutline>
                              </w:rPr>
                              <w:t xml:space="preserve"> (</w:t>
                            </w:r>
                            <w:proofErr w:type="spellStart"/>
                            <w:r w:rsidR="00664F49">
                              <w:rPr>
                                <w:rFonts w:ascii="Calibri" w:hAnsi="Calibri" w:cs="Arial Unicode MS"/>
                                <w:b/>
                                <w:bCs/>
                                <w:color w:val="000000"/>
                                <w:sz w:val="22"/>
                                <w:szCs w:val="22"/>
                                <w14:textOutline w14:w="12700" w14:cap="flat" w14:cmpd="sng" w14:algn="ctr">
                                  <w14:noFill/>
                                  <w14:prstDash w14:val="solid"/>
                                  <w14:miter w14:lim="400000"/>
                                </w14:textOutline>
                              </w:rPr>
                              <w:t>liste</w:t>
                            </w:r>
                            <w:proofErr w:type="spellEnd"/>
                            <w:r w:rsidR="00664F49">
                              <w:rPr>
                                <w:rFonts w:ascii="Calibri" w:hAnsi="Calibri" w:cs="Arial Unicode MS"/>
                                <w:b/>
                                <w:bCs/>
                                <w:color w:val="000000"/>
                                <w:sz w:val="22"/>
                                <w:szCs w:val="22"/>
                                <w14:textOutline w14:w="12700" w14:cap="flat" w14:cmpd="sng" w14:algn="ctr">
                                  <w14:noFill/>
                                  <w14:prstDash w14:val="solid"/>
                                  <w14:miter w14:lim="400000"/>
                                </w14:textOutline>
                              </w:rPr>
                              <w:t xml:space="preserve"> </w:t>
                            </w:r>
                            <w:proofErr w:type="spellStart"/>
                            <w:r w:rsidR="00664F49">
                              <w:rPr>
                                <w:rFonts w:ascii="Calibri" w:hAnsi="Calibri" w:cs="Arial Unicode MS"/>
                                <w:b/>
                                <w:bCs/>
                                <w:color w:val="000000"/>
                                <w:sz w:val="22"/>
                                <w:szCs w:val="22"/>
                                <w14:textOutline w14:w="12700" w14:cap="flat" w14:cmpd="sng" w14:algn="ctr">
                                  <w14:noFill/>
                                  <w14:prstDash w14:val="solid"/>
                                  <w14:miter w14:lim="400000"/>
                                </w14:textOutline>
                              </w:rPr>
                              <w:t>d’ingrédients</w:t>
                            </w:r>
                            <w:proofErr w:type="spellEnd"/>
                            <w:r w:rsidR="00664F49">
                              <w:rPr>
                                <w:rFonts w:ascii="Calibri" w:hAnsi="Calibri" w:cs="Arial Unicode MS"/>
                                <w:b/>
                                <w:bCs/>
                                <w:color w:val="000000"/>
                                <w:sz w:val="22"/>
                                <w:szCs w:val="22"/>
                                <w14:textOutline w14:w="12700" w14:cap="flat" w14:cmpd="sng" w14:algn="ctr">
                                  <w14:noFill/>
                                  <w14:prstDash w14:val="solid"/>
                                  <w14:miter w14:lim="400000"/>
                                </w14:textOutline>
                              </w:rPr>
                              <w:t>)</w:t>
                            </w:r>
                          </w:p>
                        </w:tc>
                        <w:tc>
                          <w:tcPr>
                            <w:tcW w:w="4523" w:type="dxa"/>
                            <w:tcBorders>
                              <w:top w:val="single" w:sz="8" w:space="0" w:color="000000"/>
                              <w:left w:val="single" w:sz="8" w:space="0" w:color="000000"/>
                              <w:bottom w:val="single" w:sz="16" w:space="0" w:color="000000"/>
                              <w:right w:val="single" w:sz="8" w:space="0" w:color="000000"/>
                            </w:tcBorders>
                            <w:shd w:val="clear" w:color="auto" w:fill="auto"/>
                            <w:tcMar>
                              <w:top w:w="0" w:type="dxa"/>
                              <w:left w:w="0" w:type="dxa"/>
                              <w:bottom w:w="0" w:type="dxa"/>
                              <w:right w:w="0" w:type="dxa"/>
                            </w:tcMar>
                          </w:tcPr>
                          <w:p w:rsidR="00664F49" w:rsidRDefault="005038A7">
                            <w:pPr>
                              <w:tabs>
                                <w:tab w:val="left" w:pos="1440"/>
                                <w:tab w:val="left" w:pos="2880"/>
                                <w:tab w:val="left" w:pos="4320"/>
                              </w:tabs>
                              <w:suppressAutoHyphens/>
                              <w:jc w:val="center"/>
                              <w:outlineLvl w:val="0"/>
                            </w:pPr>
                            <w:proofErr w:type="spellStart"/>
                            <w:ins w:id="114" w:author="Solveig Poder" w:date="2021-05-14T16:06:00Z">
                              <w:r>
                                <w:rPr>
                                  <w:rFonts w:ascii="Calibri" w:hAnsi="Calibri" w:cs="Arial Unicode MS"/>
                                  <w:b/>
                                  <w:bCs/>
                                  <w:color w:val="000000"/>
                                  <w:sz w:val="22"/>
                                  <w:szCs w:val="22"/>
                                  <w14:textOutline w14:w="12700" w14:cap="flat" w14:cmpd="sng" w14:algn="ctr">
                                    <w14:noFill/>
                                    <w14:prstDash w14:val="solid"/>
                                    <w14:miter w14:lim="400000"/>
                                  </w14:textOutline>
                                </w:rPr>
                                <w:t>I</w:t>
                              </w:r>
                            </w:ins>
                            <w:del w:id="115" w:author="Solveig Poder" w:date="2021-05-14T16:06:00Z">
                              <w:r w:rsidR="00664F49" w:rsidDel="005038A7">
                                <w:rPr>
                                  <w:rFonts w:ascii="Calibri" w:hAnsi="Calibri" w:cs="Arial Unicode MS"/>
                                  <w:b/>
                                  <w:bCs/>
                                  <w:color w:val="000000"/>
                                  <w:sz w:val="22"/>
                                  <w:szCs w:val="22"/>
                                  <w14:textOutline w14:w="12700" w14:cap="flat" w14:cmpd="sng" w14:algn="ctr">
                                    <w14:noFill/>
                                    <w14:prstDash w14:val="solid"/>
                                    <w14:miter w14:lim="400000"/>
                                  </w14:textOutline>
                                </w:rPr>
                                <w:delText>i</w:delText>
                              </w:r>
                            </w:del>
                            <w:r w:rsidR="00664F49">
                              <w:rPr>
                                <w:rFonts w:ascii="Calibri" w:hAnsi="Calibri" w:cs="Arial Unicode MS"/>
                                <w:b/>
                                <w:bCs/>
                                <w:color w:val="000000"/>
                                <w:sz w:val="22"/>
                                <w:szCs w:val="22"/>
                                <w14:textOutline w14:w="12700" w14:cap="flat" w14:cmpd="sng" w14:algn="ctr">
                                  <w14:noFill/>
                                  <w14:prstDash w14:val="solid"/>
                                  <w14:miter w14:lim="400000"/>
                                </w14:textOutline>
                              </w:rPr>
                              <w:t>ngrédients</w:t>
                            </w:r>
                            <w:proofErr w:type="spellEnd"/>
                            <w:r w:rsidR="00664F49">
                              <w:rPr>
                                <w:rFonts w:ascii="Calibri" w:hAnsi="Calibri" w:cs="Arial Unicode MS"/>
                                <w:b/>
                                <w:bCs/>
                                <w:color w:val="000000"/>
                                <w:sz w:val="22"/>
                                <w:szCs w:val="22"/>
                                <w14:textOutline w14:w="12700" w14:cap="flat" w14:cmpd="sng" w14:algn="ctr">
                                  <w14:noFill/>
                                  <w14:prstDash w14:val="solid"/>
                                  <w14:miter w14:lim="400000"/>
                                </w14:textOutline>
                              </w:rPr>
                              <w:t xml:space="preserve"> </w:t>
                            </w:r>
                            <w:proofErr w:type="spellStart"/>
                            <w:r w:rsidR="00664F49">
                              <w:rPr>
                                <w:rFonts w:ascii="Calibri" w:hAnsi="Calibri" w:cs="Arial Unicode MS"/>
                                <w:b/>
                                <w:bCs/>
                                <w:color w:val="000000"/>
                                <w:sz w:val="22"/>
                                <w:szCs w:val="22"/>
                                <w14:textOutline w14:w="12700" w14:cap="flat" w14:cmpd="sng" w14:algn="ctr">
                                  <w14:noFill/>
                                  <w14:prstDash w14:val="solid"/>
                                  <w14:miter w14:lim="400000"/>
                                </w14:textOutline>
                              </w:rPr>
                              <w:t>trouvés</w:t>
                            </w:r>
                            <w:proofErr w:type="spellEnd"/>
                            <w:r w:rsidR="00664F49">
                              <w:rPr>
                                <w:rFonts w:ascii="Calibri" w:hAnsi="Calibri" w:cs="Arial Unicode MS"/>
                                <w:b/>
                                <w:bCs/>
                                <w:color w:val="000000"/>
                                <w:sz w:val="22"/>
                                <w:szCs w:val="22"/>
                                <w14:textOutline w14:w="12700" w14:cap="flat" w14:cmpd="sng" w14:algn="ctr">
                                  <w14:noFill/>
                                  <w14:prstDash w14:val="solid"/>
                                  <w14:miter w14:lim="400000"/>
                                </w14:textOutline>
                              </w:rPr>
                              <w:t xml:space="preserve"> (</w:t>
                            </w:r>
                            <w:proofErr w:type="spellStart"/>
                            <w:r w:rsidR="00664F49">
                              <w:rPr>
                                <w:rFonts w:ascii="Calibri" w:hAnsi="Calibri" w:cs="Arial Unicode MS"/>
                                <w:b/>
                                <w:bCs/>
                                <w:color w:val="000000"/>
                                <w:sz w:val="22"/>
                                <w:szCs w:val="22"/>
                                <w14:textOutline w14:w="12700" w14:cap="flat" w14:cmpd="sng" w14:algn="ctr">
                                  <w14:noFill/>
                                  <w14:prstDash w14:val="solid"/>
                                  <w14:miter w14:lim="400000"/>
                                </w14:textOutline>
                              </w:rPr>
                              <w:t>fonction</w:t>
                            </w:r>
                            <w:proofErr w:type="spellEnd"/>
                            <w:r w:rsidR="00664F49">
                              <w:rPr>
                                <w:rFonts w:ascii="Calibri" w:hAnsi="Calibri" w:cs="Arial Unicode MS"/>
                                <w:b/>
                                <w:bCs/>
                                <w:color w:val="000000"/>
                                <w:sz w:val="22"/>
                                <w:szCs w:val="22"/>
                                <w14:textOutline w14:w="12700" w14:cap="flat" w14:cmpd="sng" w14:algn="ctr">
                                  <w14:noFill/>
                                  <w14:prstDash w14:val="solid"/>
                                  <w14:miter w14:lim="400000"/>
                                </w14:textOutline>
                              </w:rPr>
                              <w:t xml:space="preserve"> </w:t>
                            </w:r>
                            <w:proofErr w:type="spellStart"/>
                            <w:r w:rsidR="00664F49">
                              <w:rPr>
                                <w:rFonts w:ascii="Calibri" w:hAnsi="Calibri" w:cs="Arial Unicode MS"/>
                                <w:b/>
                                <w:bCs/>
                                <w:color w:val="000000"/>
                                <w:sz w:val="22"/>
                                <w:szCs w:val="22"/>
                                <w14:textOutline w14:w="12700" w14:cap="flat" w14:cmpd="sng" w14:algn="ctr">
                                  <w14:noFill/>
                                  <w14:prstDash w14:val="solid"/>
                                  <w14:miter w14:lim="400000"/>
                                </w14:textOutline>
                              </w:rPr>
                              <w:t>d’identification</w:t>
                            </w:r>
                            <w:proofErr w:type="spellEnd"/>
                            <w:r w:rsidR="00664F49">
                              <w:rPr>
                                <w:rFonts w:ascii="Calibri" w:hAnsi="Calibri" w:cs="Arial Unicode MS"/>
                                <w:b/>
                                <w:bCs/>
                                <w:color w:val="000000"/>
                                <w:sz w:val="22"/>
                                <w:szCs w:val="22"/>
                                <w14:textOutline w14:w="12700" w14:cap="flat" w14:cmpd="sng" w14:algn="ctr">
                                  <w14:noFill/>
                                  <w14:prstDash w14:val="solid"/>
                                  <w14:miter w14:lim="400000"/>
                                </w14:textOutline>
                              </w:rPr>
                              <w:t>)</w:t>
                            </w:r>
                          </w:p>
                        </w:tc>
                      </w:tr>
                      <w:tr w:rsidR="00664F49">
                        <w:tblPrEx>
                          <w:shd w:val="clear" w:color="auto" w:fill="000000"/>
                        </w:tblPrEx>
                        <w:trPr>
                          <w:trHeight w:val="436"/>
                        </w:trPr>
                        <w:tc>
                          <w:tcPr>
                            <w:tcW w:w="4523" w:type="dxa"/>
                            <w:tcBorders>
                              <w:top w:val="single" w:sz="16"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pPr>
                              <w:tabs>
                                <w:tab w:val="left" w:pos="1440"/>
                                <w:tab w:val="left" w:pos="2880"/>
                                <w:tab w:val="left" w:pos="4320"/>
                              </w:tabs>
                              <w:suppressAutoHyphens/>
                              <w:jc w:val="center"/>
                              <w:outlineLvl w:val="0"/>
                            </w:pPr>
                            <w:proofErr w:type="spellStart"/>
                            <w:r>
                              <w:rPr>
                                <w:rFonts w:ascii="Calibri" w:hAnsi="Calibri" w:cs="Arial Unicode MS"/>
                                <w:color w:val="000000"/>
                                <w:sz w:val="22"/>
                                <w:szCs w:val="22"/>
                                <w14:textOutline w14:w="12700" w14:cap="flat" w14:cmpd="sng" w14:algn="ctr">
                                  <w14:noFill/>
                                  <w14:prstDash w14:val="solid"/>
                                  <w14:miter w14:lim="400000"/>
                                </w14:textOutline>
                              </w:rPr>
                              <w:t>tomate</w:t>
                            </w:r>
                            <w:proofErr w:type="spellEnd"/>
                          </w:p>
                        </w:tc>
                        <w:tc>
                          <w:tcPr>
                            <w:tcW w:w="4523" w:type="dxa"/>
                            <w:tcBorders>
                              <w:top w:val="single" w:sz="16"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pPr>
                              <w:tabs>
                                <w:tab w:val="left" w:pos="1440"/>
                                <w:tab w:val="left" w:pos="2880"/>
                                <w:tab w:val="left" w:pos="4320"/>
                              </w:tabs>
                              <w:suppressAutoHyphens/>
                              <w:jc w:val="center"/>
                              <w:outlineLvl w:val="0"/>
                            </w:pPr>
                            <w:r>
                              <w:rPr>
                                <w:rFonts w:ascii="Calibri" w:hAnsi="Calibri" w:cs="Arial Unicode MS"/>
                                <w:color w:val="000000"/>
                                <w:sz w:val="22"/>
                                <w:szCs w:val="22"/>
                                <w14:textOutline w14:w="12700" w14:cap="flat" w14:cmpd="sng" w14:algn="ctr">
                                  <w14:noFill/>
                                  <w14:prstDash w14:val="solid"/>
                                  <w14:miter w14:lim="400000"/>
                                </w14:textOutline>
                              </w:rPr>
                              <w:t>crudité</w:t>
                            </w:r>
                          </w:p>
                        </w:tc>
                      </w:tr>
                      <w:tr w:rsidR="00664F49">
                        <w:tblPrEx>
                          <w:shd w:val="clear" w:color="auto" w:fill="000000"/>
                        </w:tblPrEx>
                        <w:trPr>
                          <w:trHeight w:val="436"/>
                        </w:trPr>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pPr>
                              <w:tabs>
                                <w:tab w:val="left" w:pos="1440"/>
                                <w:tab w:val="left" w:pos="2880"/>
                                <w:tab w:val="left" w:pos="4320"/>
                              </w:tabs>
                              <w:suppressAutoHyphens/>
                              <w:jc w:val="center"/>
                              <w:outlineLvl w:val="0"/>
                            </w:pPr>
                            <w:proofErr w:type="spellStart"/>
                            <w:r>
                              <w:rPr>
                                <w:rFonts w:ascii="Calibri" w:hAnsi="Calibri" w:cs="Arial Unicode MS"/>
                                <w:color w:val="000000"/>
                                <w:sz w:val="22"/>
                                <w:szCs w:val="22"/>
                                <w14:textOutline w14:w="12700" w14:cap="flat" w14:cmpd="sng" w14:algn="ctr">
                                  <w14:noFill/>
                                  <w14:prstDash w14:val="solid"/>
                                  <w14:miter w14:lim="400000"/>
                                </w14:textOutline>
                              </w:rPr>
                              <w:t>concombre</w:t>
                            </w:r>
                            <w:proofErr w:type="spellEnd"/>
                          </w:p>
                        </w:tc>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pPr>
                              <w:tabs>
                                <w:tab w:val="left" w:pos="1440"/>
                                <w:tab w:val="left" w:pos="2880"/>
                                <w:tab w:val="left" w:pos="4320"/>
                              </w:tabs>
                              <w:suppressAutoHyphens/>
                              <w:jc w:val="center"/>
                              <w:outlineLvl w:val="0"/>
                            </w:pPr>
                            <w:proofErr w:type="spellStart"/>
                            <w:r>
                              <w:rPr>
                                <w:rFonts w:ascii="Calibri" w:hAnsi="Calibri" w:cs="Arial Unicode MS"/>
                                <w:color w:val="000000"/>
                                <w:sz w:val="22"/>
                                <w:szCs w:val="22"/>
                                <w14:textOutline w14:w="12700" w14:cap="flat" w14:cmpd="sng" w14:algn="ctr">
                                  <w14:noFill/>
                                  <w14:prstDash w14:val="solid"/>
                                  <w14:miter w14:lim="400000"/>
                                </w14:textOutline>
                              </w:rPr>
                              <w:t>tomate</w:t>
                            </w:r>
                            <w:proofErr w:type="spellEnd"/>
                          </w:p>
                        </w:tc>
                      </w:tr>
                      <w:tr w:rsidR="00664F49">
                        <w:tblPrEx>
                          <w:shd w:val="clear" w:color="auto" w:fill="000000"/>
                        </w:tblPrEx>
                        <w:trPr>
                          <w:trHeight w:val="436"/>
                        </w:trPr>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pPr>
                              <w:tabs>
                                <w:tab w:val="left" w:pos="1440"/>
                                <w:tab w:val="left" w:pos="2880"/>
                                <w:tab w:val="left" w:pos="4320"/>
                              </w:tabs>
                              <w:suppressAutoHyphens/>
                              <w:jc w:val="center"/>
                              <w:outlineLvl w:val="0"/>
                            </w:pPr>
                            <w:proofErr w:type="spellStart"/>
                            <w:r>
                              <w:rPr>
                                <w:rFonts w:ascii="Calibri" w:hAnsi="Calibri" w:cs="Arial Unicode MS"/>
                                <w:color w:val="000000"/>
                                <w:sz w:val="22"/>
                                <w:szCs w:val="22"/>
                                <w14:textOutline w14:w="12700" w14:cap="flat" w14:cmpd="sng" w14:algn="ctr">
                                  <w14:noFill/>
                                  <w14:prstDash w14:val="solid"/>
                                  <w14:miter w14:lim="400000"/>
                                </w14:textOutline>
                              </w:rPr>
                              <w:t>radis</w:t>
                            </w:r>
                            <w:proofErr w:type="spellEnd"/>
                          </w:p>
                        </w:tc>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pPr>
                              <w:tabs>
                                <w:tab w:val="left" w:pos="1440"/>
                                <w:tab w:val="left" w:pos="2880"/>
                                <w:tab w:val="left" w:pos="4320"/>
                              </w:tabs>
                              <w:suppressAutoHyphens/>
                              <w:jc w:val="center"/>
                              <w:outlineLvl w:val="0"/>
                            </w:pPr>
                            <w:proofErr w:type="spellStart"/>
                            <w:r>
                              <w:rPr>
                                <w:rFonts w:ascii="Calibri" w:hAnsi="Calibri" w:cs="Arial Unicode MS"/>
                                <w:color w:val="000000"/>
                                <w:sz w:val="22"/>
                                <w:szCs w:val="22"/>
                                <w14:textOutline w14:w="12700" w14:cap="flat" w14:cmpd="sng" w14:algn="ctr">
                                  <w14:noFill/>
                                  <w14:prstDash w14:val="solid"/>
                                  <w14:miter w14:lim="400000"/>
                                </w14:textOutline>
                              </w:rPr>
                              <w:t>salade</w:t>
                            </w:r>
                            <w:proofErr w:type="spellEnd"/>
                          </w:p>
                        </w:tc>
                      </w:tr>
                      <w:tr w:rsidR="00664F49">
                        <w:tblPrEx>
                          <w:shd w:val="clear" w:color="auto" w:fill="000000"/>
                        </w:tblPrEx>
                        <w:trPr>
                          <w:trHeight w:val="436"/>
                        </w:trPr>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pPr>
                              <w:tabs>
                                <w:tab w:val="left" w:pos="1440"/>
                                <w:tab w:val="left" w:pos="2880"/>
                                <w:tab w:val="left" w:pos="4320"/>
                              </w:tabs>
                              <w:suppressAutoHyphens/>
                              <w:jc w:val="center"/>
                              <w:outlineLvl w:val="0"/>
                            </w:pPr>
                            <w:proofErr w:type="spellStart"/>
                            <w:r>
                              <w:rPr>
                                <w:rFonts w:ascii="Calibri" w:hAnsi="Calibri" w:cs="Arial Unicode MS"/>
                                <w:color w:val="000000"/>
                                <w:sz w:val="22"/>
                                <w:szCs w:val="22"/>
                                <w14:textOutline w14:w="12700" w14:cap="flat" w14:cmpd="sng" w14:algn="ctr">
                                  <w14:noFill/>
                                  <w14:prstDash w14:val="solid"/>
                                  <w14:miter w14:lim="400000"/>
                                </w14:textOutline>
                              </w:rPr>
                              <w:t>huile</w:t>
                            </w:r>
                            <w:proofErr w:type="spellEnd"/>
                          </w:p>
                        </w:tc>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pPr>
                              <w:tabs>
                                <w:tab w:val="left" w:pos="1440"/>
                                <w:tab w:val="left" w:pos="2880"/>
                                <w:tab w:val="left" w:pos="4320"/>
                              </w:tabs>
                              <w:suppressAutoHyphens/>
                              <w:jc w:val="center"/>
                              <w:outlineLvl w:val="0"/>
                            </w:pPr>
                            <w:proofErr w:type="spellStart"/>
                            <w:r>
                              <w:rPr>
                                <w:rFonts w:ascii="Calibri" w:hAnsi="Calibri" w:cs="Arial Unicode MS"/>
                                <w:color w:val="000000"/>
                                <w:sz w:val="22"/>
                                <w:szCs w:val="22"/>
                                <w14:textOutline w14:w="12700" w14:cap="flat" w14:cmpd="sng" w14:algn="ctr">
                                  <w14:noFill/>
                                  <w14:prstDash w14:val="solid"/>
                                  <w14:miter w14:lim="400000"/>
                                </w14:textOutline>
                              </w:rPr>
                              <w:t>huile</w:t>
                            </w:r>
                            <w:proofErr w:type="spellEnd"/>
                          </w:p>
                        </w:tc>
                      </w:tr>
                      <w:tr w:rsidR="00664F49">
                        <w:tblPrEx>
                          <w:shd w:val="clear" w:color="auto" w:fill="000000"/>
                        </w:tblPrEx>
                        <w:trPr>
                          <w:trHeight w:val="436"/>
                        </w:trPr>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pPr>
                              <w:tabs>
                                <w:tab w:val="left" w:pos="1440"/>
                                <w:tab w:val="left" w:pos="2880"/>
                                <w:tab w:val="left" w:pos="4320"/>
                              </w:tabs>
                              <w:suppressAutoHyphens/>
                              <w:jc w:val="center"/>
                              <w:outlineLvl w:val="0"/>
                            </w:pPr>
                            <w:proofErr w:type="spellStart"/>
                            <w:r>
                              <w:rPr>
                                <w:rFonts w:ascii="Calibri" w:hAnsi="Calibri" w:cs="Arial Unicode MS"/>
                                <w:color w:val="000000"/>
                                <w:sz w:val="22"/>
                                <w:szCs w:val="22"/>
                                <w14:textOutline w14:w="12700" w14:cap="flat" w14:cmpd="sng" w14:algn="ctr">
                                  <w14:noFill/>
                                  <w14:prstDash w14:val="solid"/>
                                  <w14:miter w14:lim="400000"/>
                                </w14:textOutline>
                              </w:rPr>
                              <w:t>sel</w:t>
                            </w:r>
                            <w:proofErr w:type="spellEnd"/>
                          </w:p>
                        </w:tc>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tc>
                      </w:tr>
                      <w:tr w:rsidR="00664F49">
                        <w:tblPrEx>
                          <w:shd w:val="clear" w:color="auto" w:fill="000000"/>
                        </w:tblPrEx>
                        <w:trPr>
                          <w:trHeight w:val="436"/>
                        </w:trPr>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pPr>
                              <w:tabs>
                                <w:tab w:val="left" w:pos="1440"/>
                                <w:tab w:val="left" w:pos="2880"/>
                                <w:tab w:val="left" w:pos="4320"/>
                              </w:tabs>
                              <w:suppressAutoHyphens/>
                              <w:jc w:val="center"/>
                              <w:outlineLvl w:val="0"/>
                            </w:pPr>
                            <w:proofErr w:type="spellStart"/>
                            <w:r>
                              <w:rPr>
                                <w:rFonts w:ascii="Calibri" w:hAnsi="Calibri" w:cs="Arial Unicode MS"/>
                                <w:color w:val="000000"/>
                                <w:sz w:val="22"/>
                                <w:szCs w:val="22"/>
                                <w14:textOutline w14:w="12700" w14:cap="flat" w14:cmpd="sng" w14:algn="ctr">
                                  <w14:noFill/>
                                  <w14:prstDash w14:val="solid"/>
                                  <w14:miter w14:lim="400000"/>
                                </w14:textOutline>
                              </w:rPr>
                              <w:t>poivre</w:t>
                            </w:r>
                            <w:proofErr w:type="spellEnd"/>
                          </w:p>
                        </w:tc>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tc>
                      </w:tr>
                      <w:tr w:rsidR="00664F49">
                        <w:tblPrEx>
                          <w:shd w:val="clear" w:color="auto" w:fill="000000"/>
                        </w:tblPrEx>
                        <w:trPr>
                          <w:trHeight w:val="436"/>
                        </w:trPr>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pPr>
                              <w:tabs>
                                <w:tab w:val="left" w:pos="1440"/>
                                <w:tab w:val="left" w:pos="2880"/>
                                <w:tab w:val="left" w:pos="4320"/>
                              </w:tabs>
                              <w:suppressAutoHyphens/>
                              <w:jc w:val="center"/>
                              <w:outlineLvl w:val="0"/>
                            </w:pPr>
                            <w:proofErr w:type="spellStart"/>
                            <w:r>
                              <w:rPr>
                                <w:rFonts w:ascii="Calibri" w:hAnsi="Calibri" w:cs="Arial Unicode MS"/>
                                <w:color w:val="000000"/>
                                <w:sz w:val="22"/>
                                <w:szCs w:val="22"/>
                                <w14:textOutline w14:w="12700" w14:cap="flat" w14:cmpd="sng" w14:algn="ctr">
                                  <w14:noFill/>
                                  <w14:prstDash w14:val="solid"/>
                                  <w14:miter w14:lim="400000"/>
                                </w14:textOutline>
                              </w:rPr>
                              <w:t>vinaigre</w:t>
                            </w:r>
                            <w:proofErr w:type="spellEnd"/>
                          </w:p>
                        </w:tc>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tc>
                      </w:tr>
                    </w:tbl>
                    <w:p w:rsidR="00664F49" w:rsidRDefault="00664F49"/>
                  </w:txbxContent>
                </v:textbox>
                <w10:wrap type="topAndBottom" anchorx="page" anchory="page"/>
              </v:rect>
            </w:pict>
          </mc:Fallback>
        </mc:AlternateContent>
      </w:r>
      <w:r>
        <w:rPr>
          <w:rStyle w:val="Aucun"/>
        </w:rPr>
        <w:t xml:space="preserve">ches de classification binaires par exemple, pour lesquelles on prend souvent 0.5 de f-mesure comme référence en dessous de laquelle un </w:t>
      </w:r>
      <w:proofErr w:type="spellStart"/>
      <w:r>
        <w:rPr>
          <w:rStyle w:val="Aucun"/>
        </w:rPr>
        <w:t>classifieur</w:t>
      </w:r>
      <w:proofErr w:type="spellEnd"/>
      <w:r>
        <w:rPr>
          <w:rStyle w:val="Aucun"/>
        </w:rPr>
        <w:t xml:space="preserve"> serait moins performant que le hasard). Plusieurs raisons expliquent les résultats d’évaluation que nous observons. </w:t>
      </w:r>
    </w:p>
    <w:p w:rsidR="008114A2" w:rsidRDefault="00664F49">
      <w:pPr>
        <w:pStyle w:val="Corps"/>
        <w:rPr>
          <w:rStyle w:val="Aucun"/>
        </w:rPr>
      </w:pPr>
      <w:r>
        <w:rPr>
          <w:rStyle w:val="Aucun"/>
        </w:rPr>
        <w:t xml:space="preserve">Tout d’abord les ingrédients servant de référence pour l’évaluation dépendent eux-mêmes de fonctions que nous avons créées pour les extraire depuis les listes d’ingrédients. Ces fonctions sont imparfaites, et il n’est donc pas impossible que la liste d’ingrédients « attendus » servant de base à l’évaluation soit elle-même parfois erronée. Aussi, il est très courant que les utilisateurs ne fassent pas explicitement référence dans les instructions à tous les ingrédients de leur liste, ou bien qu’ils les désignent par d’autres syntagmes (phénomène de coréférence). Notre système de catégories est une tentative de solution à ce problème, mais ne suffit évidemment pas à gérer tous les phénomènes de coréférence. </w:t>
      </w:r>
      <w:r>
        <w:t xml:space="preserve">La coréférence est sans nul doute la cause d’une grande partie des </w:t>
      </w:r>
      <w:r>
        <w:lastRenderedPageBreak/>
        <w:t xml:space="preserve">faux négatifs, et fait baisser le rappel. </w:t>
      </w:r>
      <w:r>
        <w:rPr>
          <w:rStyle w:val="Aucun"/>
        </w:rPr>
        <w:t>Enfin, il arrive également très souvent que des ingrédients extérieurs à la liste d'ingrédients soient mentionnés dans le corps de la recette. C’est notamment le cas à la fin des recettes, avec des suggestions d’accompagnement. Par exemple, une recette de tartiflette qui se terminerait par « Accompagnez préférablement d’une salade, et si vous souhaitez prendre un dessert, évitez les gâteaux ou yaourts, et privilégiez un fruit frais », engendrerait la détection de nombreux ingrédients qui n’apparaissent pas dans la liste d’ingrédients fournie par la recette, ce qui ferait baisser la précision de manière significative.</w:t>
      </w:r>
    </w:p>
    <w:p w:rsidR="008114A2" w:rsidRDefault="00664F49">
      <w:pPr>
        <w:pStyle w:val="Titre2"/>
        <w:numPr>
          <w:ilvl w:val="0"/>
          <w:numId w:val="9"/>
        </w:numPr>
      </w:pPr>
      <w:bookmarkStart w:id="116" w:name="_Toc15"/>
      <w:r>
        <w:rPr>
          <w:rStyle w:val="Aucun"/>
        </w:rPr>
        <w:t>Corrélation entre complexités et niveau de difficulté</w:t>
      </w:r>
      <w:bookmarkEnd w:id="116"/>
    </w:p>
    <w:p w:rsidR="008114A2" w:rsidRDefault="008114A2">
      <w:pPr>
        <w:pStyle w:val="Corps"/>
        <w:rPr>
          <w:rStyle w:val="Aucun"/>
        </w:rPr>
      </w:pPr>
    </w:p>
    <w:tbl>
      <w:tblPr>
        <w:tblStyle w:val="TableNormal"/>
        <w:tblW w:w="9046"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000000"/>
        <w:tblLayout w:type="fixed"/>
        <w:tblLook w:val="04A0" w:firstRow="1" w:lastRow="0" w:firstColumn="1" w:lastColumn="0" w:noHBand="0" w:noVBand="1"/>
      </w:tblPr>
      <w:tblGrid>
        <w:gridCol w:w="4523"/>
        <w:gridCol w:w="4523"/>
      </w:tblGrid>
      <w:tr w:rsidR="008114A2">
        <w:trPr>
          <w:trHeight w:val="452"/>
        </w:trPr>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8114A2" w:rsidRDefault="00664F49">
            <w:pPr>
              <w:tabs>
                <w:tab w:val="left" w:pos="1440"/>
                <w:tab w:val="left" w:pos="2880"/>
                <w:tab w:val="left" w:pos="4320"/>
              </w:tabs>
              <w:suppressAutoHyphens/>
              <w:outlineLvl w:val="0"/>
            </w:pPr>
            <w:proofErr w:type="spellStart"/>
            <w:r>
              <w:rPr>
                <w:rFonts w:ascii="Calibri" w:hAnsi="Calibri" w:cs="Arial Unicode MS"/>
                <w:color w:val="000000"/>
                <w:sz w:val="26"/>
                <w:szCs w:val="26"/>
                <w14:textOutline w14:w="12700" w14:cap="flat" w14:cmpd="sng" w14:algn="ctr">
                  <w14:noFill/>
                  <w14:prstDash w14:val="solid"/>
                  <w14:miter w14:lim="400000"/>
                </w14:textOutline>
              </w:rPr>
              <w:t>complexité</w:t>
            </w:r>
            <w:proofErr w:type="spellEnd"/>
            <w:r>
              <w:rPr>
                <w:rFonts w:ascii="Calibri" w:hAnsi="Calibri" w:cs="Arial Unicode MS"/>
                <w:color w:val="000000"/>
                <w:sz w:val="26"/>
                <w:szCs w:val="26"/>
                <w14:textOutline w14:w="12700" w14:cap="flat" w14:cmpd="sng" w14:algn="ctr">
                  <w14:noFill/>
                  <w14:prstDash w14:val="solid"/>
                  <w14:miter w14:lim="400000"/>
                </w14:textOutline>
              </w:rPr>
              <w:t xml:space="preserve"> </w:t>
            </w:r>
            <w:proofErr w:type="spellStart"/>
            <w:r>
              <w:rPr>
                <w:rFonts w:ascii="Calibri" w:hAnsi="Calibri" w:cs="Arial Unicode MS"/>
                <w:color w:val="000000"/>
                <w:sz w:val="26"/>
                <w:szCs w:val="26"/>
                <w14:textOutline w14:w="12700" w14:cap="flat" w14:cmpd="sng" w14:algn="ctr">
                  <w14:noFill/>
                  <w14:prstDash w14:val="solid"/>
                  <w14:miter w14:lim="400000"/>
                </w14:textOutline>
              </w:rPr>
              <w:t>en</w:t>
            </w:r>
            <w:proofErr w:type="spellEnd"/>
            <w:r>
              <w:rPr>
                <w:rFonts w:ascii="Calibri" w:hAnsi="Calibri" w:cs="Arial Unicode MS"/>
                <w:color w:val="000000"/>
                <w:sz w:val="26"/>
                <w:szCs w:val="26"/>
                <w14:textOutline w14:w="12700" w14:cap="flat" w14:cmpd="sng" w14:algn="ctr">
                  <w14:noFill/>
                  <w14:prstDash w14:val="solid"/>
                  <w14:miter w14:lim="400000"/>
                </w14:textOutline>
              </w:rPr>
              <w:t xml:space="preserve"> temps / </w:t>
            </w:r>
            <w:proofErr w:type="spellStart"/>
            <w:r>
              <w:rPr>
                <w:rFonts w:ascii="Calibri" w:hAnsi="Calibri" w:cs="Arial Unicode MS"/>
                <w:color w:val="000000"/>
                <w:sz w:val="26"/>
                <w:szCs w:val="26"/>
                <w14:textOutline w14:w="12700" w14:cap="flat" w14:cmpd="sng" w14:algn="ctr">
                  <w14:noFill/>
                  <w14:prstDash w14:val="solid"/>
                  <w14:miter w14:lim="400000"/>
                </w14:textOutline>
              </w:rPr>
              <w:t>difficulté</w:t>
            </w:r>
            <w:proofErr w:type="spellEnd"/>
          </w:p>
        </w:tc>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8114A2" w:rsidRDefault="00664F49">
            <w:pPr>
              <w:pStyle w:val="Styledetableau2"/>
            </w:pPr>
            <w:r>
              <w:rPr>
                <w:rFonts w:eastAsia="Arial Unicode MS" w:cs="Arial Unicode MS"/>
              </w:rPr>
              <w:t>0.19944694056186218</w:t>
            </w:r>
          </w:p>
        </w:tc>
      </w:tr>
      <w:tr w:rsidR="008114A2">
        <w:trPr>
          <w:trHeight w:val="452"/>
        </w:trPr>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8114A2" w:rsidRDefault="00664F49">
            <w:pPr>
              <w:tabs>
                <w:tab w:val="left" w:pos="1440"/>
                <w:tab w:val="left" w:pos="2880"/>
                <w:tab w:val="left" w:pos="4320"/>
              </w:tabs>
              <w:suppressAutoHyphens/>
              <w:outlineLvl w:val="0"/>
            </w:pPr>
            <w:proofErr w:type="spellStart"/>
            <w:r>
              <w:rPr>
                <w:rFonts w:ascii="Calibri" w:hAnsi="Calibri" w:cs="Arial Unicode MS"/>
                <w:color w:val="000000"/>
                <w:sz w:val="26"/>
                <w:szCs w:val="26"/>
                <w14:textOutline w14:w="12700" w14:cap="flat" w14:cmpd="sng" w14:algn="ctr">
                  <w14:noFill/>
                  <w14:prstDash w14:val="solid"/>
                  <w14:miter w14:lim="400000"/>
                </w14:textOutline>
              </w:rPr>
              <w:t>complexité</w:t>
            </w:r>
            <w:proofErr w:type="spellEnd"/>
            <w:r>
              <w:rPr>
                <w:rFonts w:ascii="Calibri" w:hAnsi="Calibri" w:cs="Arial Unicode MS"/>
                <w:color w:val="000000"/>
                <w:sz w:val="26"/>
                <w:szCs w:val="26"/>
                <w14:textOutline w14:w="12700" w14:cap="flat" w14:cmpd="sng" w14:algn="ctr">
                  <w14:noFill/>
                  <w14:prstDash w14:val="solid"/>
                  <w14:miter w14:lim="400000"/>
                </w14:textOutline>
              </w:rPr>
              <w:t xml:space="preserve"> </w:t>
            </w:r>
            <w:proofErr w:type="spellStart"/>
            <w:r>
              <w:rPr>
                <w:rFonts w:ascii="Calibri" w:hAnsi="Calibri" w:cs="Arial Unicode MS"/>
                <w:color w:val="000000"/>
                <w:sz w:val="26"/>
                <w:szCs w:val="26"/>
                <w14:textOutline w14:w="12700" w14:cap="flat" w14:cmpd="sng" w14:algn="ctr">
                  <w14:noFill/>
                  <w14:prstDash w14:val="solid"/>
                  <w14:miter w14:lim="400000"/>
                </w14:textOutline>
              </w:rPr>
              <w:t>en</w:t>
            </w:r>
            <w:proofErr w:type="spellEnd"/>
            <w:r>
              <w:rPr>
                <w:rFonts w:ascii="Calibri" w:hAnsi="Calibri" w:cs="Arial Unicode MS"/>
                <w:color w:val="000000"/>
                <w:sz w:val="26"/>
                <w:szCs w:val="26"/>
                <w14:textOutline w14:w="12700" w14:cap="flat" w14:cmpd="sng" w14:algn="ctr">
                  <w14:noFill/>
                  <w14:prstDash w14:val="solid"/>
                  <w14:miter w14:lim="400000"/>
                </w14:textOutline>
              </w:rPr>
              <w:t xml:space="preserve"> </w:t>
            </w:r>
            <w:proofErr w:type="spellStart"/>
            <w:r>
              <w:rPr>
                <w:rFonts w:ascii="Calibri" w:hAnsi="Calibri" w:cs="Arial Unicode MS"/>
                <w:color w:val="000000"/>
                <w:sz w:val="26"/>
                <w:szCs w:val="26"/>
                <w14:textOutline w14:w="12700" w14:cap="flat" w14:cmpd="sng" w14:algn="ctr">
                  <w14:noFill/>
                  <w14:prstDash w14:val="solid"/>
                  <w14:miter w14:lim="400000"/>
                </w14:textOutline>
              </w:rPr>
              <w:t>espace</w:t>
            </w:r>
            <w:proofErr w:type="spellEnd"/>
            <w:r>
              <w:rPr>
                <w:rFonts w:ascii="Calibri" w:hAnsi="Calibri" w:cs="Arial Unicode MS"/>
                <w:color w:val="000000"/>
                <w:sz w:val="26"/>
                <w:szCs w:val="26"/>
                <w14:textOutline w14:w="12700" w14:cap="flat" w14:cmpd="sng" w14:algn="ctr">
                  <w14:noFill/>
                  <w14:prstDash w14:val="solid"/>
                  <w14:miter w14:lim="400000"/>
                </w14:textOutline>
              </w:rPr>
              <w:t xml:space="preserve">/ </w:t>
            </w:r>
            <w:proofErr w:type="spellStart"/>
            <w:r>
              <w:rPr>
                <w:rFonts w:ascii="Calibri" w:hAnsi="Calibri" w:cs="Arial Unicode MS"/>
                <w:color w:val="000000"/>
                <w:sz w:val="26"/>
                <w:szCs w:val="26"/>
                <w14:textOutline w14:w="12700" w14:cap="flat" w14:cmpd="sng" w14:algn="ctr">
                  <w14:noFill/>
                  <w14:prstDash w14:val="solid"/>
                  <w14:miter w14:lim="400000"/>
                </w14:textOutline>
              </w:rPr>
              <w:t>difficulté</w:t>
            </w:r>
            <w:proofErr w:type="spellEnd"/>
          </w:p>
        </w:tc>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8114A2" w:rsidRDefault="00664F49">
            <w:pPr>
              <w:pStyle w:val="Styledetableau2"/>
            </w:pPr>
            <w:r>
              <w:rPr>
                <w:rFonts w:eastAsia="Arial Unicode MS" w:cs="Arial Unicode MS"/>
              </w:rPr>
              <w:t>0.2594726711240869</w:t>
            </w:r>
          </w:p>
        </w:tc>
      </w:tr>
      <w:tr w:rsidR="008114A2">
        <w:trPr>
          <w:trHeight w:val="603"/>
        </w:trPr>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8114A2" w:rsidRPr="004F7743" w:rsidRDefault="00664F49">
            <w:pPr>
              <w:tabs>
                <w:tab w:val="left" w:pos="1440"/>
                <w:tab w:val="left" w:pos="2880"/>
                <w:tab w:val="left" w:pos="4320"/>
              </w:tabs>
              <w:suppressAutoHyphens/>
              <w:outlineLvl w:val="0"/>
              <w:rPr>
                <w:lang w:val="fr-FR"/>
              </w:rPr>
            </w:pPr>
            <w:r w:rsidRPr="004F7743">
              <w:rPr>
                <w:rFonts w:ascii="Calibri" w:hAnsi="Calibri" w:cs="Arial Unicode MS"/>
                <w:color w:val="000000"/>
                <w:sz w:val="26"/>
                <w:szCs w:val="26"/>
                <w:lang w:val="fr-FR"/>
                <w14:textOutline w14:w="12700" w14:cap="flat" w14:cmpd="sng" w14:algn="ctr">
                  <w14:noFill/>
                  <w14:prstDash w14:val="solid"/>
                  <w14:miter w14:lim="400000"/>
                </w14:textOutline>
              </w:rPr>
              <w:t>complexité en temps / complexité en espace</w:t>
            </w:r>
          </w:p>
        </w:tc>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8114A2" w:rsidRDefault="00664F49">
            <w:pPr>
              <w:pStyle w:val="Styledetableau2"/>
            </w:pPr>
            <w:r>
              <w:rPr>
                <w:rFonts w:eastAsia="Arial Unicode MS" w:cs="Arial Unicode MS"/>
              </w:rPr>
              <w:t>0.27939377539333937</w:t>
            </w:r>
          </w:p>
        </w:tc>
      </w:tr>
    </w:tbl>
    <w:p w:rsidR="008114A2" w:rsidRDefault="00664F49">
      <w:pPr>
        <w:pStyle w:val="Corps"/>
        <w:rPr>
          <w:rStyle w:val="Aucun"/>
        </w:rPr>
      </w:pPr>
      <w:r>
        <w:rPr>
          <w:rStyle w:val="Aucun"/>
        </w:rPr>
        <w:t xml:space="preserve">A partir des sorties des calculs de complexité en temps et en espace, nous avons cherché une corrélation entre complexité en temps, complexité en espace, et niveau de difficulté (indiqué dans chaque recette). Nous avons pour cela calculé les coefficients de corrélation entre les différentes variables, grâce à la libraire </w:t>
      </w:r>
      <w:proofErr w:type="spellStart"/>
      <w:r>
        <w:rPr>
          <w:rStyle w:val="Aucun"/>
        </w:rPr>
        <w:t>Numpy</w:t>
      </w:r>
      <w:proofErr w:type="spellEnd"/>
      <w:r>
        <w:rPr>
          <w:rStyle w:val="Aucun"/>
        </w:rPr>
        <w:t>. Ces coefficients ont été rajoutés à la fin du tableau en sortie du programme de calcul des complexités :</w:t>
      </w:r>
      <w:r>
        <w:rPr>
          <w:rStyle w:val="Aucun"/>
        </w:rPr>
        <w:br/>
      </w:r>
    </w:p>
    <w:p w:rsidR="008114A2" w:rsidRDefault="00664F49">
      <w:pPr>
        <w:pStyle w:val="Corps"/>
        <w:rPr>
          <w:rStyle w:val="Aucun"/>
        </w:rPr>
      </w:pPr>
      <w:r>
        <w:rPr>
          <w:rStyle w:val="Aucun"/>
        </w:rPr>
        <w:t>Le coefficient de corrélation peut avoir des valeurs comprises entre -1 et 1. Plus le coefficient est proche de 1, pus les variables sont liées positivement, c’est-à-dire qu’elles évoluent dans la même direction. Inversement, plus le coefficient est proche de -1, plus les variables sont liées négativement, c’est-à-dire qu’elles évoluent en sens contraire. Enfin, plus le coefficient est proche de 0, moins les variables sont liées linéairement. Les 3 coefficients que nous avons calculés ont une valeur positive, ce qui indique que les variables évoluent plutôt dans le même sens. Cependant, les valeurs de ces coefficients sont plus proches de 0 que de 1, nous ne pouvons donc pas dire qu’il existe une corrélation forte entre les variables.</w:t>
      </w:r>
    </w:p>
    <w:p w:rsidR="008114A2" w:rsidRDefault="00664F49">
      <w:pPr>
        <w:pStyle w:val="Corps"/>
        <w:rPr>
          <w:rStyle w:val="Aucun"/>
        </w:rPr>
      </w:pPr>
      <w:r>
        <w:rPr>
          <w:rStyle w:val="Aucun"/>
        </w:rPr>
        <w:t xml:space="preserve">On peut tout de même noter qu’avec nos méthodes de calcul de complexités, il semblerait qu’il existe une plus forte corrélation entre complexité en espace et niveau de difficulté, qu’entre complexité en temps et niveau de difficulté, et une corrélation encore un peu plus </w:t>
      </w:r>
      <w:proofErr w:type="gramStart"/>
      <w:r>
        <w:rPr>
          <w:rStyle w:val="Aucun"/>
        </w:rPr>
        <w:t>importante</w:t>
      </w:r>
      <w:proofErr w:type="gramEnd"/>
      <w:r>
        <w:rPr>
          <w:rStyle w:val="Aucun"/>
        </w:rPr>
        <w:t xml:space="preserve"> entre complexité en temps et complexité en espace. </w:t>
      </w:r>
    </w:p>
    <w:p w:rsidR="008114A2" w:rsidRDefault="00664F49">
      <w:pPr>
        <w:pStyle w:val="Titre2"/>
        <w:numPr>
          <w:ilvl w:val="0"/>
          <w:numId w:val="9"/>
        </w:numPr>
      </w:pPr>
      <w:bookmarkStart w:id="117" w:name="_Toc16"/>
      <w:r>
        <w:rPr>
          <w:rStyle w:val="Aucun"/>
        </w:rPr>
        <w:t>Analyse de la complexité en temps d’une fonction du programme</w:t>
      </w:r>
      <w:bookmarkEnd w:id="117"/>
    </w:p>
    <w:p w:rsidR="008114A2" w:rsidRDefault="008114A2">
      <w:pPr>
        <w:pStyle w:val="Corps"/>
        <w:rPr>
          <w:rStyle w:val="Aucun"/>
        </w:rPr>
      </w:pPr>
    </w:p>
    <w:p w:rsidR="008114A2" w:rsidRDefault="00664F49">
      <w:pPr>
        <w:pStyle w:val="Corps"/>
        <w:rPr>
          <w:rStyle w:val="Aucun"/>
        </w:rPr>
      </w:pPr>
      <w:r>
        <w:rPr>
          <w:rStyle w:val="Aucun"/>
        </w:rPr>
        <w:t>Pour analyser</w:t>
      </w:r>
      <w:r>
        <w:rPr>
          <w:rStyle w:val="Aucun"/>
          <w:lang w:val="es-ES_tradnl"/>
        </w:rPr>
        <w:t xml:space="preserve"> la </w:t>
      </w:r>
      <w:proofErr w:type="spellStart"/>
      <w:r>
        <w:rPr>
          <w:rStyle w:val="Aucun"/>
          <w:lang w:val="es-ES_tradnl"/>
        </w:rPr>
        <w:t>complexit</w:t>
      </w:r>
      <w:proofErr w:type="spellEnd"/>
      <w:r>
        <w:rPr>
          <w:rStyle w:val="Aucun"/>
        </w:rPr>
        <w:t xml:space="preserve">é en temps de notre fonction d'annotation des ingrédients et des </w:t>
      </w:r>
      <w:del w:id="118" w:author="Solveig Poder" w:date="2021-05-14T16:22:00Z">
        <w:r w:rsidDel="004F463E">
          <w:rPr>
            <w:rStyle w:val="Aucun"/>
          </w:rPr>
          <w:delText>actions</w:delText>
        </w:r>
      </w:del>
      <w:ins w:id="119" w:author="Solveig Poder" w:date="2021-05-14T16:22:00Z">
        <w:r w:rsidR="004F463E">
          <w:rPr>
            <w:rStyle w:val="Aucun"/>
          </w:rPr>
          <w:t>opérations culinaires</w:t>
        </w:r>
      </w:ins>
      <w:r>
        <w:rPr>
          <w:rStyle w:val="Aucun"/>
        </w:rPr>
        <w:t xml:space="preserve">, nous avons eu recours à la librairie Python Time dont la méthode </w:t>
      </w:r>
      <w:proofErr w:type="spellStart"/>
      <w:r>
        <w:rPr>
          <w:rStyle w:val="Aucun"/>
        </w:rPr>
        <w:t>perf_counter</w:t>
      </w:r>
      <w:proofErr w:type="spellEnd"/>
      <w:r>
        <w:rPr>
          <w:rStyle w:val="Aucun"/>
        </w:rPr>
        <w:t xml:space="preserve"> permet d'obtenir le temps d'exécution d'une fonction en calculant le temps é</w:t>
      </w:r>
      <w:r w:rsidRPr="004F7743">
        <w:rPr>
          <w:rStyle w:val="Aucun"/>
        </w:rPr>
        <w:t>coul</w:t>
      </w:r>
      <w:r>
        <w:rPr>
          <w:rStyle w:val="Aucun"/>
        </w:rPr>
        <w:t xml:space="preserve">é entre deux appels. Chaque appel de cette méthode renvoie en effet la valeur d'un compteur de </w:t>
      </w:r>
      <w:r>
        <w:rPr>
          <w:rStyle w:val="Aucun"/>
        </w:rPr>
        <w:lastRenderedPageBreak/>
        <w:t>performance (i</w:t>
      </w:r>
      <w:ins w:id="120" w:author="Solveig Poder" w:date="2021-05-14T16:22:00Z">
        <w:r w:rsidR="004F463E">
          <w:rPr>
            <w:rStyle w:val="Aucun"/>
          </w:rPr>
          <w:t>.</w:t>
        </w:r>
      </w:ins>
      <w:r>
        <w:rPr>
          <w:rStyle w:val="Aucun"/>
        </w:rPr>
        <w:t>e. une horloge avec une résolution maximale afin de calculer des écarts de la plus courte durée possible).</w:t>
      </w:r>
    </w:p>
    <w:p w:rsidR="008114A2" w:rsidRDefault="00664F49">
      <w:pPr>
        <w:pStyle w:val="Corps"/>
        <w:rPr>
          <w:rStyle w:val="Aucun"/>
        </w:rPr>
      </w:pPr>
      <w:r>
        <w:rPr>
          <w:rStyle w:val="Aucun"/>
        </w:rPr>
        <w:t xml:space="preserve">Nous avons ainsi calculé le temps d'exécution de la fonction pour chaque recette du corpus, en prenant en compte la longueur de la recette (en nombre de </w:t>
      </w:r>
      <w:proofErr w:type="spellStart"/>
      <w:r>
        <w:rPr>
          <w:rStyle w:val="Aucun"/>
        </w:rPr>
        <w:t>tokens</w:t>
      </w:r>
      <w:proofErr w:type="spellEnd"/>
      <w:r>
        <w:rPr>
          <w:rStyle w:val="Aucun"/>
        </w:rPr>
        <w:t xml:space="preserve">) et avons généré un graphique avec </w:t>
      </w:r>
      <w:proofErr w:type="spellStart"/>
      <w:r>
        <w:rPr>
          <w:rStyle w:val="Aucun"/>
        </w:rPr>
        <w:t>Matplotlib</w:t>
      </w:r>
      <w:proofErr w:type="spellEnd"/>
      <w:r>
        <w:rPr>
          <w:rStyle w:val="Aucun"/>
        </w:rPr>
        <w:t xml:space="preserve"> afin de visualiser le temps d'exécution en fonction de la longueur de la recette passé</w:t>
      </w:r>
      <w:r>
        <w:rPr>
          <w:rStyle w:val="Aucun"/>
          <w:lang w:val="es-ES_tradnl"/>
        </w:rPr>
        <w:t xml:space="preserve">e en </w:t>
      </w:r>
      <w:proofErr w:type="spellStart"/>
      <w:r>
        <w:rPr>
          <w:rStyle w:val="Aucun"/>
          <w:lang w:val="es-ES_tradnl"/>
        </w:rPr>
        <w:t>param</w:t>
      </w:r>
      <w:proofErr w:type="spellEnd"/>
      <w:r>
        <w:rPr>
          <w:rStyle w:val="Aucun"/>
          <w:lang w:val="it-IT"/>
        </w:rPr>
        <w:t>è</w:t>
      </w:r>
      <w:proofErr w:type="spellStart"/>
      <w:r>
        <w:rPr>
          <w:rStyle w:val="Aucun"/>
        </w:rPr>
        <w:t>tre</w:t>
      </w:r>
      <w:proofErr w:type="spellEnd"/>
      <w:r>
        <w:rPr>
          <w:rStyle w:val="Aucun"/>
        </w:rPr>
        <w:t xml:space="preserve"> (lorsque plusieurs recettes avaient le même nombre de </w:t>
      </w:r>
      <w:proofErr w:type="spellStart"/>
      <w:r>
        <w:rPr>
          <w:rStyle w:val="Aucun"/>
        </w:rPr>
        <w:t>tokens</w:t>
      </w:r>
      <w:proofErr w:type="spellEnd"/>
      <w:r>
        <w:rPr>
          <w:rStyle w:val="Aucun"/>
        </w:rPr>
        <w:t>, nous avons calculé la moyenne des temps d’exécution). Ce graphique est représenté en figure 13.</w:t>
      </w:r>
    </w:p>
    <w:p w:rsidR="008114A2" w:rsidRDefault="00664F49">
      <w:pPr>
        <w:pStyle w:val="Corps"/>
        <w:rPr>
          <w:rStyle w:val="Aucun"/>
        </w:rPr>
      </w:pPr>
      <w:r>
        <w:rPr>
          <w:rStyle w:val="Aucun"/>
          <w:noProof/>
        </w:rPr>
        <w:drawing>
          <wp:anchor distT="152400" distB="152400" distL="152400" distR="152400" simplePos="0" relativeHeight="251664384" behindDoc="0" locked="0" layoutInCell="1" allowOverlap="1">
            <wp:simplePos x="0" y="0"/>
            <wp:positionH relativeFrom="margin">
              <wp:posOffset>323171</wp:posOffset>
            </wp:positionH>
            <wp:positionV relativeFrom="line">
              <wp:posOffset>371512</wp:posOffset>
            </wp:positionV>
            <wp:extent cx="5268056" cy="3250377"/>
            <wp:effectExtent l="0" t="0" r="0" b="0"/>
            <wp:wrapTopAndBottom distT="152400" distB="15240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graphique_complexite.png"/>
                    <pic:cNvPicPr>
                      <a:picLocks noChangeAspect="1"/>
                    </pic:cNvPicPr>
                  </pic:nvPicPr>
                  <pic:blipFill>
                    <a:blip r:embed="rId25">
                      <a:extLst/>
                    </a:blip>
                    <a:srcRect t="11195" b="6538"/>
                    <a:stretch>
                      <a:fillRect/>
                    </a:stretch>
                  </pic:blipFill>
                  <pic:spPr>
                    <a:xfrm>
                      <a:off x="0" y="0"/>
                      <a:ext cx="5268056" cy="3250377"/>
                    </a:xfrm>
                    <a:prstGeom prst="rect">
                      <a:avLst/>
                    </a:prstGeom>
                    <a:ln w="12700" cap="flat">
                      <a:noFill/>
                      <a:miter lim="400000"/>
                    </a:ln>
                    <a:effectLst/>
                  </pic:spPr>
                </pic:pic>
              </a:graphicData>
            </a:graphic>
          </wp:anchor>
        </w:drawing>
      </w:r>
    </w:p>
    <w:p w:rsidR="008114A2" w:rsidRDefault="004F463E">
      <w:pPr>
        <w:pStyle w:val="Corps"/>
        <w:jc w:val="center"/>
        <w:rPr>
          <w:rStyle w:val="Aucun"/>
        </w:rPr>
      </w:pPr>
      <w:ins w:id="121" w:author="Solveig Poder" w:date="2021-05-14T16:23:00Z">
        <w:r>
          <w:rPr>
            <w:rStyle w:val="Aucun"/>
          </w:rPr>
          <w:t>F</w:t>
        </w:r>
      </w:ins>
      <w:del w:id="122" w:author="Solveig Poder" w:date="2021-05-14T16:23:00Z">
        <w:r w:rsidR="00664F49" w:rsidDel="004F463E">
          <w:rPr>
            <w:rStyle w:val="Aucun"/>
          </w:rPr>
          <w:delText>f</w:delText>
        </w:r>
      </w:del>
      <w:r w:rsidR="00664F49">
        <w:rPr>
          <w:rStyle w:val="Aucun"/>
        </w:rPr>
        <w:t>igure 13 : Graphique du temps d’exécution de la fonction d’annotation en fonction de la longueur de la recette</w:t>
      </w:r>
    </w:p>
    <w:p w:rsidR="008114A2" w:rsidRDefault="00664F49">
      <w:pPr>
        <w:pStyle w:val="Corps"/>
        <w:rPr>
          <w:rStyle w:val="Aucun"/>
        </w:rPr>
      </w:pPr>
      <w:r>
        <w:rPr>
          <w:rStyle w:val="Aucun"/>
        </w:rPr>
        <w:t>On constate assez facilement que la complexité de notre fonction est linéaire (on peut l'exprimer avec la fonction y = 0.0001x), c'est-à-dire que le temps de traitement est directement proportionnel à la taille des données. Cela semble assez logique dans la mesure o</w:t>
      </w:r>
      <w:r>
        <w:rPr>
          <w:rStyle w:val="Aucun"/>
          <w:lang w:val="it-IT"/>
        </w:rPr>
        <w:t xml:space="preserve">ù </w:t>
      </w:r>
      <w:r>
        <w:rPr>
          <w:rStyle w:val="Aucun"/>
        </w:rPr>
        <w:t xml:space="preserve">la fonction </w:t>
      </w:r>
      <w:proofErr w:type="spellStart"/>
      <w:r>
        <w:rPr>
          <w:rStyle w:val="Aucun"/>
        </w:rPr>
        <w:t>annoter_recette</w:t>
      </w:r>
      <w:proofErr w:type="spellEnd"/>
      <w:r>
        <w:rPr>
          <w:rStyle w:val="Aucun"/>
        </w:rPr>
        <w:t xml:space="preserve"> appelle la fonction récursive _</w:t>
      </w:r>
      <w:proofErr w:type="spellStart"/>
      <w:r>
        <w:rPr>
          <w:rStyle w:val="Aucun"/>
        </w:rPr>
        <w:t>annoter_recette</w:t>
      </w:r>
      <w:proofErr w:type="spellEnd"/>
      <w:r>
        <w:rPr>
          <w:rStyle w:val="Aucun"/>
        </w:rPr>
        <w:t xml:space="preserve"> qui s'appelle elle-même autant de fois qu'il y a de </w:t>
      </w:r>
      <w:proofErr w:type="spellStart"/>
      <w:r>
        <w:rPr>
          <w:rStyle w:val="Aucun"/>
        </w:rPr>
        <w:t>tokens</w:t>
      </w:r>
      <w:proofErr w:type="spellEnd"/>
      <w:r>
        <w:rPr>
          <w:rStyle w:val="Aucun"/>
        </w:rPr>
        <w:t xml:space="preserve"> dans la préparation de la recette. La complexité linéaire se note </w:t>
      </w:r>
      <w:r w:rsidRPr="004F463E">
        <w:rPr>
          <w:rStyle w:val="Aucun"/>
          <w:b/>
          <w:rPrChange w:id="123" w:author="Solveig Poder" w:date="2021-05-14T16:24:00Z">
            <w:rPr>
              <w:rStyle w:val="Aucun"/>
            </w:rPr>
          </w:rPrChange>
        </w:rPr>
        <w:t>O</w:t>
      </w:r>
      <w:r>
        <w:rPr>
          <w:rStyle w:val="Aucun"/>
        </w:rPr>
        <w:t>(</w:t>
      </w:r>
      <w:r w:rsidRPr="004F463E">
        <w:rPr>
          <w:rStyle w:val="Aucun"/>
          <w:i/>
          <w:rPrChange w:id="124" w:author="Solveig Poder" w:date="2021-05-14T16:24:00Z">
            <w:rPr>
              <w:rStyle w:val="Aucun"/>
            </w:rPr>
          </w:rPrChange>
        </w:rPr>
        <w:t>n</w:t>
      </w:r>
      <w:r>
        <w:rPr>
          <w:rStyle w:val="Aucun"/>
        </w:rPr>
        <w:t>) o</w:t>
      </w:r>
      <w:r>
        <w:rPr>
          <w:rStyle w:val="Aucun"/>
          <w:lang w:val="it-IT"/>
        </w:rPr>
        <w:t xml:space="preserve">ù </w:t>
      </w:r>
      <w:r w:rsidRPr="004F463E">
        <w:rPr>
          <w:rStyle w:val="Aucun"/>
          <w:i/>
          <w:rPrChange w:id="125" w:author="Solveig Poder" w:date="2021-05-14T16:24:00Z">
            <w:rPr>
              <w:rStyle w:val="Aucun"/>
            </w:rPr>
          </w:rPrChange>
        </w:rPr>
        <w:t>n</w:t>
      </w:r>
      <w:r>
        <w:rPr>
          <w:rStyle w:val="Aucun"/>
        </w:rPr>
        <w:t xml:space="preserve"> est la taille des donné</w:t>
      </w:r>
      <w:r>
        <w:rPr>
          <w:rStyle w:val="Aucun"/>
          <w:lang w:val="pt-PT"/>
        </w:rPr>
        <w:t>es (</w:t>
      </w:r>
      <w:r w:rsidRPr="004F463E">
        <w:rPr>
          <w:rStyle w:val="Aucun"/>
          <w:b/>
          <w:lang w:val="pt-PT"/>
          <w:rPrChange w:id="126" w:author="Solveig Poder" w:date="2021-05-14T16:24:00Z">
            <w:rPr>
              <w:rStyle w:val="Aucun"/>
              <w:lang w:val="pt-PT"/>
            </w:rPr>
          </w:rPrChange>
        </w:rPr>
        <w:t>O</w:t>
      </w:r>
      <w:r>
        <w:rPr>
          <w:rStyle w:val="Aucun"/>
          <w:lang w:val="pt-PT"/>
        </w:rPr>
        <w:t xml:space="preserve"> </w:t>
      </w:r>
      <w:r>
        <w:rPr>
          <w:rStyle w:val="Aucun"/>
        </w:rPr>
        <w:t>étant la notation du grand O de Landau couramment utilisé pour les calculs de complexité d'un algorithme).</w:t>
      </w:r>
    </w:p>
    <w:p w:rsidR="008114A2" w:rsidRDefault="00664F49">
      <w:pPr>
        <w:pStyle w:val="Titre"/>
      </w:pPr>
      <w:bookmarkStart w:id="127" w:name="_Toc17"/>
      <w:r>
        <w:rPr>
          <w:rStyle w:val="Aucun"/>
        </w:rPr>
        <w:t xml:space="preserve">V. </w:t>
      </w:r>
      <w:r>
        <w:t>Conclusion</w:t>
      </w:r>
      <w:bookmarkEnd w:id="127"/>
    </w:p>
    <w:p w:rsidR="008114A2" w:rsidRDefault="00E87C0E">
      <w:pPr>
        <w:pStyle w:val="Corps"/>
      </w:pPr>
      <w:r>
        <w:lastRenderedPageBreak/>
        <w:t>Malgré l’ampleur de la tâche et le peu de temps dont nous disposions pour l’accomplir, nous avons réussi à obtenir des résultats assez satisfaisants, que ce soit pour la tâche préalable d’annotation du corpus ou pour le calcul de complexité des recettes.</w:t>
      </w:r>
    </w:p>
    <w:p w:rsidR="00E87C0E" w:rsidRDefault="00E87C0E">
      <w:pPr>
        <w:pStyle w:val="Corps"/>
      </w:pPr>
      <w:r>
        <w:t>En effet, l’utilisation de lexiques pour la reconnaissance des ingrédients et des opérations culinaires nous a permis d’atteindre des scores de précision et de rappel plutôt honorables. Il faut cependant garder à l’esprit que les scores de rappel peuvent être légèrement surévalués puisque n</w:t>
      </w:r>
      <w:r w:rsidRPr="00E87C0E">
        <w:t>otre calcul du rappel ne se base que sur la présence ou l'absence d'un ingrédient attendu parmi les ingrédients annotés</w:t>
      </w:r>
      <w:r w:rsidR="006C6049">
        <w:t xml:space="preserve">. De ce fait, si un des ingrédients de la liste prise comme référence est mentionné plusieurs fois dans le texte de la recette, d’éventuels faux négatifs ne seront pas détectés du moment qu’une seule de ces occurrences est trouvée. Pour obtenir une évaluation vraiment précise de notre travail, il faudrait avoir une annotation humaine de notre corpus et confronter l’annotation automatique </w:t>
      </w:r>
      <w:r w:rsidR="006F12EC">
        <w:t>à</w:t>
      </w:r>
      <w:r w:rsidR="006C6049">
        <w:t xml:space="preserve"> cette annotation humaine.</w:t>
      </w:r>
    </w:p>
    <w:p w:rsidR="006F12EC" w:rsidRDefault="006C6049">
      <w:pPr>
        <w:pStyle w:val="Corps"/>
      </w:pPr>
      <w:r>
        <w:t xml:space="preserve">Concernant toujours l’annotation du corpus, plusieurs améliorations sont à envisager. </w:t>
      </w:r>
    </w:p>
    <w:p w:rsidR="006F12EC" w:rsidRDefault="006C6049">
      <w:pPr>
        <w:pStyle w:val="Corps"/>
      </w:pPr>
      <w:r>
        <w:t>Tout d’abord, nous</w:t>
      </w:r>
      <w:r w:rsidRPr="006C6049">
        <w:t xml:space="preserve"> a</w:t>
      </w:r>
      <w:r>
        <w:t>vons</w:t>
      </w:r>
      <w:r w:rsidRPr="006C6049">
        <w:t xml:space="preserve"> mis au point une solution</w:t>
      </w:r>
      <w:r>
        <w:t xml:space="preserve"> plutôt </w:t>
      </w:r>
      <w:r w:rsidR="009B0098">
        <w:t>concluante</w:t>
      </w:r>
      <w:r w:rsidRPr="006C6049">
        <w:t xml:space="preserve"> pour la coréférence </w:t>
      </w:r>
      <w:r>
        <w:t xml:space="preserve"> dans le temps qui nous était imparti</w:t>
      </w:r>
      <w:r w:rsidRPr="006C6049">
        <w:t xml:space="preserve">, mais </w:t>
      </w:r>
      <w:r>
        <w:t xml:space="preserve">cette solution demeure très imparfaite et ce sujet mérite d’être creusé : il faudrait notamment pouvoir traiter les anaphoriques (à quel ingrédient fait référence tel pronom personnel ?). </w:t>
      </w:r>
      <w:r w:rsidR="006F12EC">
        <w:t xml:space="preserve">D’autre part, nous avons analysé et annoté des </w:t>
      </w:r>
      <w:proofErr w:type="spellStart"/>
      <w:r w:rsidR="006F12EC">
        <w:t>tokens</w:t>
      </w:r>
      <w:proofErr w:type="spellEnd"/>
      <w:r w:rsidR="006F12EC">
        <w:t xml:space="preserve"> mais il serait probablement plus efficace et plus précis de travailler </w:t>
      </w:r>
      <w:r w:rsidR="006F12EC" w:rsidRPr="006F12EC">
        <w:t>à l'échelle de syntagme</w:t>
      </w:r>
      <w:r w:rsidR="006F12EC">
        <w:t>s</w:t>
      </w:r>
      <w:r w:rsidR="006F12EC" w:rsidRPr="006F12EC">
        <w:t xml:space="preserve">, </w:t>
      </w:r>
      <w:r w:rsidR="006F12EC">
        <w:t>même si le temps de traitement s’en trouverait allongé. Une</w:t>
      </w:r>
      <w:r w:rsidR="00DE7DFD">
        <w:t xml:space="preserve"> étape supplémentaire de </w:t>
      </w:r>
      <w:r w:rsidR="006F12EC" w:rsidRPr="006F12EC">
        <w:t xml:space="preserve">normalisation dans le prétraitement </w:t>
      </w:r>
      <w:r w:rsidR="006F12EC">
        <w:t xml:space="preserve">pourrait </w:t>
      </w:r>
      <w:r w:rsidR="00333F4E">
        <w:t xml:space="preserve">également </w:t>
      </w:r>
      <w:r w:rsidR="006F12EC">
        <w:t>permettre d’améliorer les résultats en corrigeant</w:t>
      </w:r>
      <w:r w:rsidR="006F12EC" w:rsidRPr="006F12EC">
        <w:t xml:space="preserve"> certaines fautes </w:t>
      </w:r>
      <w:r w:rsidR="006F12EC">
        <w:t xml:space="preserve">grossières ou coquilles </w:t>
      </w:r>
      <w:r w:rsidR="006F12EC" w:rsidRPr="006F12EC">
        <w:t>facilement identifiable</w:t>
      </w:r>
      <w:r w:rsidR="006F12EC">
        <w:t>s</w:t>
      </w:r>
      <w:r w:rsidR="006F12EC" w:rsidRPr="006F12EC">
        <w:t xml:space="preserve"> </w:t>
      </w:r>
      <w:r w:rsidR="006F12EC">
        <w:t xml:space="preserve">(comme par exemple </w:t>
      </w:r>
      <w:proofErr w:type="spellStart"/>
      <w:r w:rsidR="006F12EC" w:rsidRPr="00DE7DFD">
        <w:rPr>
          <w:i/>
        </w:rPr>
        <w:t>asssaisonnement</w:t>
      </w:r>
      <w:proofErr w:type="spellEnd"/>
      <w:r w:rsidR="00DE7DFD">
        <w:t xml:space="preserve"> avec trois </w:t>
      </w:r>
      <w:r w:rsidR="00DE7DFD" w:rsidRPr="00DE7DFD">
        <w:rPr>
          <w:i/>
        </w:rPr>
        <w:t>s</w:t>
      </w:r>
      <w:r w:rsidR="006F12EC">
        <w:t>).</w:t>
      </w:r>
    </w:p>
    <w:p w:rsidR="006C6049" w:rsidRDefault="006F12EC">
      <w:pPr>
        <w:pStyle w:val="Corps"/>
      </w:pPr>
      <w:r>
        <w:t xml:space="preserve">Enfin, il serait intéressant d’essayer d’autre analyseurs </w:t>
      </w:r>
      <w:proofErr w:type="spellStart"/>
      <w:r>
        <w:t>morpho-syntaxiques</w:t>
      </w:r>
      <w:proofErr w:type="spellEnd"/>
      <w:r>
        <w:t xml:space="preserve"> </w:t>
      </w:r>
      <w:r w:rsidR="00333F4E">
        <w:t>et peut-être même d’en combiner plusieurs afin d’obtenir les meilleurs résultats possibles</w:t>
      </w:r>
      <w:r>
        <w:t>.</w:t>
      </w:r>
      <w:r w:rsidR="00333F4E">
        <w:t xml:space="preserve"> En effet, </w:t>
      </w:r>
      <w:proofErr w:type="spellStart"/>
      <w:r w:rsidR="00333F4E">
        <w:t>SpaCy</w:t>
      </w:r>
      <w:proofErr w:type="spellEnd"/>
      <w:r w:rsidR="00333F4E" w:rsidRPr="00333F4E">
        <w:t xml:space="preserve"> fournit des résultats imparfaits à tous les niveaux (</w:t>
      </w:r>
      <w:r w:rsidR="00333F4E">
        <w:t>POS-</w:t>
      </w:r>
      <w:proofErr w:type="spellStart"/>
      <w:r w:rsidR="00333F4E" w:rsidRPr="00333F4E">
        <w:t>tag</w:t>
      </w:r>
      <w:r w:rsidR="00333F4E">
        <w:t>ging</w:t>
      </w:r>
      <w:proofErr w:type="spellEnd"/>
      <w:r w:rsidR="00333F4E" w:rsidRPr="00333F4E">
        <w:t xml:space="preserve">, lemmatisation, </w:t>
      </w:r>
      <w:r w:rsidR="00333F4E">
        <w:t xml:space="preserve">analyse en </w:t>
      </w:r>
      <w:r w:rsidR="00333F4E" w:rsidRPr="00333F4E">
        <w:t>dépendance</w:t>
      </w:r>
      <w:r w:rsidR="00333F4E">
        <w:t>s</w:t>
      </w:r>
      <w:r w:rsidR="00333F4E" w:rsidRPr="00333F4E">
        <w:t xml:space="preserve">), </w:t>
      </w:r>
      <w:r w:rsidR="00333F4E">
        <w:t>or il s’agit</w:t>
      </w:r>
      <w:r w:rsidR="00333F4E" w:rsidRPr="00333F4E">
        <w:t xml:space="preserve"> </w:t>
      </w:r>
      <w:r w:rsidR="00333F4E">
        <w:t>de</w:t>
      </w:r>
      <w:r w:rsidR="00333F4E" w:rsidRPr="00333F4E">
        <w:t xml:space="preserve"> fonctionnalités </w:t>
      </w:r>
      <w:r w:rsidR="00333F4E">
        <w:t>primordiales pour notre travail</w:t>
      </w:r>
      <w:r w:rsidR="00333F4E" w:rsidRPr="00333F4E">
        <w:t xml:space="preserve">, </w:t>
      </w:r>
      <w:r w:rsidR="00333F4E">
        <w:t>ainsi que pour son évaluation. Ces erreurs ont donc</w:t>
      </w:r>
      <w:r w:rsidR="00333F4E" w:rsidRPr="00333F4E">
        <w:t xml:space="preserve"> un fort impact sur les performances </w:t>
      </w:r>
      <w:r w:rsidR="00333F4E">
        <w:t>mais aussi</w:t>
      </w:r>
      <w:r w:rsidR="00333F4E" w:rsidRPr="00333F4E">
        <w:t xml:space="preserve"> sur la fiabilité des résultats d'évaluation</w:t>
      </w:r>
      <w:r w:rsidR="00333F4E">
        <w:t xml:space="preserve">, ce qui est problématique. Certaines erreurs semblent communes </w:t>
      </w:r>
      <w:proofErr w:type="spellStart"/>
      <w:r w:rsidR="00333F4E">
        <w:t>à</w:t>
      </w:r>
      <w:proofErr w:type="spellEnd"/>
      <w:r w:rsidR="00333F4E">
        <w:t xml:space="preserve"> beaucoup d’étiqueteurs et propres au style de rédaction de recettes de cuisine (en effet </w:t>
      </w:r>
      <w:r w:rsidR="009B0098" w:rsidRPr="009B0098">
        <w:t xml:space="preserve">Rahul </w:t>
      </w:r>
      <w:proofErr w:type="spellStart"/>
      <w:r w:rsidR="009B0098" w:rsidRPr="009B0098">
        <w:t>Agarwal</w:t>
      </w:r>
      <w:proofErr w:type="spellEnd"/>
      <w:r w:rsidR="009B0098" w:rsidRPr="009B0098">
        <w:t xml:space="preserve"> </w:t>
      </w:r>
      <w:r w:rsidR="009B0098">
        <w:t>et</w:t>
      </w:r>
      <w:r w:rsidR="009B0098" w:rsidRPr="009B0098">
        <w:t xml:space="preserve"> Kevin Miller</w:t>
      </w:r>
      <w:r w:rsidR="00333F4E">
        <w:t>, qui utilise</w:t>
      </w:r>
      <w:r w:rsidR="009B0098">
        <w:t>nt</w:t>
      </w:r>
      <w:r w:rsidR="00333F4E">
        <w:t xml:space="preserve"> </w:t>
      </w:r>
      <w:r w:rsidR="009B0098">
        <w:t>le parseur de Stanford sur de l’anglais</w:t>
      </w:r>
      <w:r w:rsidR="00333F4E">
        <w:t xml:space="preserve">, rapportent aussi des problèmes pour étiqueter les nombreux verbes à l’impératif caractéristiques du style prescriptif des recettes) mais </w:t>
      </w:r>
      <w:proofErr w:type="spellStart"/>
      <w:r w:rsidR="00333F4E">
        <w:t>SpaCy</w:t>
      </w:r>
      <w:proofErr w:type="spellEnd"/>
      <w:r w:rsidR="00333F4E">
        <w:t xml:space="preserve"> fait également de nombreuses autres erreurs.</w:t>
      </w:r>
    </w:p>
    <w:p w:rsidR="009B0098" w:rsidRDefault="009B0098">
      <w:pPr>
        <w:pStyle w:val="Corps"/>
      </w:pPr>
      <w:r>
        <w:t>Pour le calcul de complexité en temps, un travail plus précis et minutieux sur les ressources utilisées permettrait d’obtenir des résultats plus cohérents. Nous pensons notamment à la conversion des quant</w:t>
      </w:r>
      <w:r w:rsidRPr="009B0098">
        <w:t>ité</w:t>
      </w:r>
      <w:r>
        <w:t>s : nous aurions aimé mettre en place</w:t>
      </w:r>
      <w:r w:rsidRPr="009B0098">
        <w:t xml:space="preserve"> </w:t>
      </w:r>
      <w:r>
        <w:t>un système qui tienne</w:t>
      </w:r>
      <w:r w:rsidRPr="009B0098">
        <w:t xml:space="preserve"> compte du type </w:t>
      </w:r>
      <w:r>
        <w:t>d'ingrédient de sorte que nous ne puissions pas avoir, comme dans l’exemple déjà mentionné plus haut, 1.8 kg de poulet qui se transforme en 18 poulets. Nous n’avons malheureusement pas eu le temps nécessaire pour implémenter cela.</w:t>
      </w:r>
    </w:p>
    <w:p w:rsidR="009B0098" w:rsidRDefault="009B0098">
      <w:pPr>
        <w:pStyle w:val="Corps"/>
      </w:pPr>
      <w:r>
        <w:t>Pour conclure, nous avons obtenu des résultats satisfaisants mais nous disposons encore d’une grande marge d’amélioration</w:t>
      </w:r>
      <w:r w:rsidR="008825C8">
        <w:t>.</w:t>
      </w:r>
    </w:p>
    <w:p w:rsidR="009B0098" w:rsidRDefault="009B0098">
      <w:pPr>
        <w:pStyle w:val="Corps"/>
      </w:pPr>
    </w:p>
    <w:p w:rsidR="009B0098" w:rsidRDefault="009B0098">
      <w:pPr>
        <w:pStyle w:val="Corps"/>
      </w:pPr>
    </w:p>
    <w:p w:rsidR="008114A2" w:rsidRDefault="00664F49">
      <w:pPr>
        <w:pStyle w:val="Titre"/>
      </w:pPr>
      <w:bookmarkStart w:id="128" w:name="_Toc18"/>
      <w:r>
        <w:rPr>
          <w:rStyle w:val="Aucun"/>
        </w:rPr>
        <w:t xml:space="preserve">VI. </w:t>
      </w:r>
      <w:r>
        <w:t>Bibliographie</w:t>
      </w:r>
      <w:bookmarkEnd w:id="128"/>
    </w:p>
    <w:p w:rsidR="008114A2" w:rsidRDefault="00664F49">
      <w:pPr>
        <w:pStyle w:val="Corps"/>
      </w:pPr>
      <w:r>
        <w:t>Ceci est la bibliographie ! Arrêtez d’écrire !!</w:t>
      </w:r>
      <w:bookmarkStart w:id="129" w:name="_GoBack"/>
      <w:bookmarkEnd w:id="2"/>
      <w:bookmarkEnd w:id="129"/>
    </w:p>
    <w:sectPr w:rsidR="008114A2">
      <w:headerReference w:type="default" r:id="rId26"/>
      <w:footerReference w:type="default" r:id="rId27"/>
      <w:pgSz w:w="11900" w:h="16840"/>
      <w:pgMar w:top="1417" w:right="1417" w:bottom="1417" w:left="1417" w:header="708" w:footer="708"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7" w:author="Solveig Poder" w:date="2021-05-14T13:04:00Z" w:initials="SP">
    <w:p w:rsidR="00664F49" w:rsidRPr="001604DF" w:rsidRDefault="00664F49">
      <w:pPr>
        <w:pStyle w:val="Commentaire"/>
        <w:rPr>
          <w:lang w:val="fr-FR"/>
        </w:rPr>
      </w:pPr>
      <w:r>
        <w:rPr>
          <w:rStyle w:val="Marquedecommentaire"/>
        </w:rPr>
        <w:annotationRef/>
      </w:r>
      <w:r w:rsidRPr="001604DF">
        <w:rPr>
          <w:lang w:val="fr-FR"/>
        </w:rPr>
        <w:t xml:space="preserve"> temps/opération et pas complexité/opération</w:t>
      </w:r>
    </w:p>
  </w:comment>
  <w:comment w:id="24" w:author="Solveig Poder" w:date="2021-05-14T13:26:00Z" w:initials="SP">
    <w:p w:rsidR="00664F49" w:rsidRPr="007B55F4" w:rsidRDefault="00664F49">
      <w:pPr>
        <w:pStyle w:val="Commentaire"/>
        <w:rPr>
          <w:lang w:val="fr-FR"/>
        </w:rPr>
      </w:pPr>
      <w:r>
        <w:rPr>
          <w:rStyle w:val="Marquedecommentaire"/>
        </w:rPr>
        <w:annotationRef/>
      </w:r>
      <w:proofErr w:type="gramStart"/>
      <w:r w:rsidRPr="007B55F4">
        <w:rPr>
          <w:lang w:val="fr-FR"/>
        </w:rPr>
        <w:t>y</w:t>
      </w:r>
      <w:proofErr w:type="gramEnd"/>
      <w:r w:rsidRPr="007B55F4">
        <w:rPr>
          <w:lang w:val="fr-FR"/>
        </w:rPr>
        <w:t xml:space="preserve"> a qu’un l à aïoli + pourquoi “amandes” au  pluriel vu que de toute façon on lemmatise avant de chercher dans le lexique ? </w:t>
      </w:r>
      <w:r>
        <w:rPr>
          <w:lang w:val="fr-FR"/>
        </w:rPr>
        <w:t>(et pas de pluriel pour les autres fruits de l’exemple)</w:t>
      </w:r>
    </w:p>
  </w:comment>
  <w:comment w:id="82" w:author="Solveig Poder" w:date="2021-05-14T15:55:00Z" w:initials="SP">
    <w:p w:rsidR="00664F49" w:rsidRPr="00B767FF" w:rsidRDefault="00664F49">
      <w:pPr>
        <w:pStyle w:val="Commentaire"/>
        <w:rPr>
          <w:lang w:val="fr-FR"/>
        </w:rPr>
      </w:pPr>
      <w:r>
        <w:rPr>
          <w:rStyle w:val="Marquedecommentaire"/>
        </w:rPr>
        <w:annotationRef/>
      </w:r>
      <w:proofErr w:type="gramStart"/>
      <w:r w:rsidRPr="00B767FF">
        <w:rPr>
          <w:lang w:val="fr-FR"/>
        </w:rPr>
        <w:t>ajouter</w:t>
      </w:r>
      <w:proofErr w:type="gramEnd"/>
      <w:r w:rsidRPr="00B767FF">
        <w:rPr>
          <w:lang w:val="fr-FR"/>
        </w:rPr>
        <w:t xml:space="preserve"> un exemple pour une phrase d’une recette</w:t>
      </w:r>
      <w:r>
        <w:rPr>
          <w:lang w:val="fr-FR"/>
        </w:rPr>
        <w:t xml:space="preserve"> comme pour la complexité en temps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39BC" w:rsidRDefault="004539BC">
      <w:r>
        <w:separator/>
      </w:r>
    </w:p>
  </w:endnote>
  <w:endnote w:type="continuationSeparator" w:id="0">
    <w:p w:rsidR="004539BC" w:rsidRDefault="004539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4F49" w:rsidRDefault="00664F49">
    <w:pPr>
      <w:pStyle w:val="En-tt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right"/>
    </w:pPr>
    <w:r>
      <w:fldChar w:fldCharType="begin"/>
    </w:r>
    <w:r>
      <w:instrText xml:space="preserve"> PAGE </w:instrText>
    </w:r>
    <w:r>
      <w:fldChar w:fldCharType="separate"/>
    </w:r>
    <w:r w:rsidR="008825C8">
      <w:rPr>
        <w:rFonts w:hint="eastAsia"/>
        <w:noProof/>
      </w:rPr>
      <w:t>28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39BC" w:rsidRDefault="004539BC">
      <w:r>
        <w:separator/>
      </w:r>
    </w:p>
  </w:footnote>
  <w:footnote w:type="continuationSeparator" w:id="0">
    <w:p w:rsidR="004539BC" w:rsidRDefault="004539B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4F49" w:rsidRDefault="00664F4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C5D408E"/>
    <w:multiLevelType w:val="hybridMultilevel"/>
    <w:tmpl w:val="63B46014"/>
    <w:numStyleLink w:val="Nombres"/>
  </w:abstractNum>
  <w:abstractNum w:abstractNumId="1">
    <w:nsid w:val="598A4A5E"/>
    <w:multiLevelType w:val="hybridMultilevel"/>
    <w:tmpl w:val="63B46014"/>
    <w:styleLink w:val="Nombres"/>
    <w:lvl w:ilvl="0" w:tplc="79A40EE6">
      <w:start w:val="1"/>
      <w:numFmt w:val="decimal"/>
      <w:lvlText w:val="%1."/>
      <w:lvlJc w:val="left"/>
      <w:pPr>
        <w:ind w:left="3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1" w:tplc="D9646F4C">
      <w:start w:val="1"/>
      <w:numFmt w:val="decimal"/>
      <w:lvlText w:val="%2."/>
      <w:lvlJc w:val="left"/>
      <w:pPr>
        <w:ind w:left="11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2" w:tplc="343C3650">
      <w:start w:val="1"/>
      <w:numFmt w:val="decimal"/>
      <w:lvlText w:val="%3."/>
      <w:lvlJc w:val="left"/>
      <w:pPr>
        <w:ind w:left="19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3" w:tplc="F3080A3E">
      <w:start w:val="1"/>
      <w:numFmt w:val="decimal"/>
      <w:lvlText w:val="%4."/>
      <w:lvlJc w:val="left"/>
      <w:pPr>
        <w:ind w:left="27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4" w:tplc="2D9E6272">
      <w:start w:val="1"/>
      <w:numFmt w:val="decimal"/>
      <w:lvlText w:val="%5."/>
      <w:lvlJc w:val="left"/>
      <w:pPr>
        <w:ind w:left="35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5" w:tplc="21A624BC">
      <w:start w:val="1"/>
      <w:numFmt w:val="decimal"/>
      <w:lvlText w:val="%6."/>
      <w:lvlJc w:val="left"/>
      <w:pPr>
        <w:ind w:left="43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6" w:tplc="9BC20232">
      <w:start w:val="1"/>
      <w:numFmt w:val="decimal"/>
      <w:lvlText w:val="%7."/>
      <w:lvlJc w:val="left"/>
      <w:pPr>
        <w:ind w:left="51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7" w:tplc="94FE40BC">
      <w:start w:val="1"/>
      <w:numFmt w:val="decimal"/>
      <w:lvlText w:val="%8."/>
      <w:lvlJc w:val="left"/>
      <w:pPr>
        <w:ind w:left="59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8" w:tplc="BFA471AC">
      <w:start w:val="1"/>
      <w:numFmt w:val="decimal"/>
      <w:lvlText w:val="%9."/>
      <w:lvlJc w:val="left"/>
      <w:pPr>
        <w:ind w:left="6737" w:hanging="337"/>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
    <w:nsid w:val="6C3320C3"/>
    <w:multiLevelType w:val="hybridMultilevel"/>
    <w:tmpl w:val="34FCFA90"/>
    <w:lvl w:ilvl="0" w:tplc="09DCA25C">
      <w:start w:val="1"/>
      <w:numFmt w:val="decimal"/>
      <w:lvlText w:val="%1."/>
      <w:lvlJc w:val="left"/>
      <w:pPr>
        <w:tabs>
          <w:tab w:val="num" w:pos="578"/>
        </w:tabs>
        <w:ind w:left="295" w:hanging="11"/>
      </w:pPr>
      <w:rPr>
        <w:rFonts w:hAnsi="Arial Unicode MS"/>
        <w:b/>
        <w:bCs/>
        <w:caps w:val="0"/>
        <w:smallCaps w:val="0"/>
        <w:strike w:val="0"/>
        <w:dstrike w:val="0"/>
        <w:outline w:val="0"/>
        <w:emboss w:val="0"/>
        <w:imprint w:val="0"/>
        <w:spacing w:val="0"/>
        <w:w w:val="100"/>
        <w:kern w:val="0"/>
        <w:position w:val="0"/>
        <w:highlight w:val="none"/>
        <w:vertAlign w:val="baseline"/>
      </w:rPr>
    </w:lvl>
    <w:lvl w:ilvl="1" w:tplc="52B8E5DC">
      <w:start w:val="1"/>
      <w:numFmt w:val="decimal"/>
      <w:lvlText w:val="%2."/>
      <w:lvlJc w:val="left"/>
      <w:pPr>
        <w:tabs>
          <w:tab w:val="num" w:pos="1378"/>
        </w:tabs>
        <w:ind w:left="1095" w:hanging="11"/>
      </w:pPr>
      <w:rPr>
        <w:rFonts w:hAnsi="Arial Unicode MS"/>
        <w:b/>
        <w:bCs/>
        <w:caps w:val="0"/>
        <w:smallCaps w:val="0"/>
        <w:strike w:val="0"/>
        <w:dstrike w:val="0"/>
        <w:outline w:val="0"/>
        <w:emboss w:val="0"/>
        <w:imprint w:val="0"/>
        <w:spacing w:val="0"/>
        <w:w w:val="100"/>
        <w:kern w:val="0"/>
        <w:position w:val="0"/>
        <w:highlight w:val="none"/>
        <w:vertAlign w:val="baseline"/>
      </w:rPr>
    </w:lvl>
    <w:lvl w:ilvl="2" w:tplc="AC4A4684">
      <w:start w:val="1"/>
      <w:numFmt w:val="decimal"/>
      <w:lvlText w:val="%3."/>
      <w:lvlJc w:val="left"/>
      <w:pPr>
        <w:tabs>
          <w:tab w:val="num" w:pos="2178"/>
        </w:tabs>
        <w:ind w:left="1895" w:hanging="11"/>
      </w:pPr>
      <w:rPr>
        <w:rFonts w:hAnsi="Arial Unicode MS"/>
        <w:b/>
        <w:bCs/>
        <w:caps w:val="0"/>
        <w:smallCaps w:val="0"/>
        <w:strike w:val="0"/>
        <w:dstrike w:val="0"/>
        <w:outline w:val="0"/>
        <w:emboss w:val="0"/>
        <w:imprint w:val="0"/>
        <w:spacing w:val="0"/>
        <w:w w:val="100"/>
        <w:kern w:val="0"/>
        <w:position w:val="0"/>
        <w:highlight w:val="none"/>
        <w:vertAlign w:val="baseline"/>
      </w:rPr>
    </w:lvl>
    <w:lvl w:ilvl="3" w:tplc="BE28854A">
      <w:start w:val="1"/>
      <w:numFmt w:val="decimal"/>
      <w:lvlText w:val="%4."/>
      <w:lvlJc w:val="left"/>
      <w:pPr>
        <w:tabs>
          <w:tab w:val="num" w:pos="2978"/>
        </w:tabs>
        <w:ind w:left="2695" w:hanging="11"/>
      </w:pPr>
      <w:rPr>
        <w:rFonts w:hAnsi="Arial Unicode MS"/>
        <w:b/>
        <w:bCs/>
        <w:caps w:val="0"/>
        <w:smallCaps w:val="0"/>
        <w:strike w:val="0"/>
        <w:dstrike w:val="0"/>
        <w:outline w:val="0"/>
        <w:emboss w:val="0"/>
        <w:imprint w:val="0"/>
        <w:spacing w:val="0"/>
        <w:w w:val="100"/>
        <w:kern w:val="0"/>
        <w:position w:val="0"/>
        <w:highlight w:val="none"/>
        <w:vertAlign w:val="baseline"/>
      </w:rPr>
    </w:lvl>
    <w:lvl w:ilvl="4" w:tplc="C9FC5F72">
      <w:start w:val="1"/>
      <w:numFmt w:val="decimal"/>
      <w:lvlText w:val="%5."/>
      <w:lvlJc w:val="left"/>
      <w:pPr>
        <w:tabs>
          <w:tab w:val="num" w:pos="3778"/>
        </w:tabs>
        <w:ind w:left="3495" w:hanging="11"/>
      </w:pPr>
      <w:rPr>
        <w:rFonts w:hAnsi="Arial Unicode MS"/>
        <w:b/>
        <w:bCs/>
        <w:caps w:val="0"/>
        <w:smallCaps w:val="0"/>
        <w:strike w:val="0"/>
        <w:dstrike w:val="0"/>
        <w:outline w:val="0"/>
        <w:emboss w:val="0"/>
        <w:imprint w:val="0"/>
        <w:spacing w:val="0"/>
        <w:w w:val="100"/>
        <w:kern w:val="0"/>
        <w:position w:val="0"/>
        <w:highlight w:val="none"/>
        <w:vertAlign w:val="baseline"/>
      </w:rPr>
    </w:lvl>
    <w:lvl w:ilvl="5" w:tplc="F53A6784">
      <w:start w:val="1"/>
      <w:numFmt w:val="decimal"/>
      <w:lvlText w:val="%6."/>
      <w:lvlJc w:val="left"/>
      <w:pPr>
        <w:tabs>
          <w:tab w:val="num" w:pos="4578"/>
        </w:tabs>
        <w:ind w:left="4295" w:hanging="11"/>
      </w:pPr>
      <w:rPr>
        <w:rFonts w:hAnsi="Arial Unicode MS"/>
        <w:b/>
        <w:bCs/>
        <w:caps w:val="0"/>
        <w:smallCaps w:val="0"/>
        <w:strike w:val="0"/>
        <w:dstrike w:val="0"/>
        <w:outline w:val="0"/>
        <w:emboss w:val="0"/>
        <w:imprint w:val="0"/>
        <w:spacing w:val="0"/>
        <w:w w:val="100"/>
        <w:kern w:val="0"/>
        <w:position w:val="0"/>
        <w:highlight w:val="none"/>
        <w:vertAlign w:val="baseline"/>
      </w:rPr>
    </w:lvl>
    <w:lvl w:ilvl="6" w:tplc="BADCFD54">
      <w:start w:val="1"/>
      <w:numFmt w:val="decimal"/>
      <w:lvlText w:val="%7."/>
      <w:lvlJc w:val="left"/>
      <w:pPr>
        <w:tabs>
          <w:tab w:val="num" w:pos="5378"/>
        </w:tabs>
        <w:ind w:left="5095" w:hanging="11"/>
      </w:pPr>
      <w:rPr>
        <w:rFonts w:hAnsi="Arial Unicode MS"/>
        <w:b/>
        <w:bCs/>
        <w:caps w:val="0"/>
        <w:smallCaps w:val="0"/>
        <w:strike w:val="0"/>
        <w:dstrike w:val="0"/>
        <w:outline w:val="0"/>
        <w:emboss w:val="0"/>
        <w:imprint w:val="0"/>
        <w:spacing w:val="0"/>
        <w:w w:val="100"/>
        <w:kern w:val="0"/>
        <w:position w:val="0"/>
        <w:highlight w:val="none"/>
        <w:vertAlign w:val="baseline"/>
      </w:rPr>
    </w:lvl>
    <w:lvl w:ilvl="7" w:tplc="2F58BB5E">
      <w:start w:val="1"/>
      <w:numFmt w:val="decimal"/>
      <w:lvlText w:val="%8."/>
      <w:lvlJc w:val="left"/>
      <w:pPr>
        <w:tabs>
          <w:tab w:val="num" w:pos="6178"/>
        </w:tabs>
        <w:ind w:left="5895" w:hanging="11"/>
      </w:pPr>
      <w:rPr>
        <w:rFonts w:hAnsi="Arial Unicode MS"/>
        <w:b/>
        <w:bCs/>
        <w:caps w:val="0"/>
        <w:smallCaps w:val="0"/>
        <w:strike w:val="0"/>
        <w:dstrike w:val="0"/>
        <w:outline w:val="0"/>
        <w:emboss w:val="0"/>
        <w:imprint w:val="0"/>
        <w:spacing w:val="0"/>
        <w:w w:val="100"/>
        <w:kern w:val="0"/>
        <w:position w:val="0"/>
        <w:highlight w:val="none"/>
        <w:vertAlign w:val="baseline"/>
      </w:rPr>
    </w:lvl>
    <w:lvl w:ilvl="8" w:tplc="A5C86658">
      <w:start w:val="1"/>
      <w:numFmt w:val="decimal"/>
      <w:lvlText w:val="%9."/>
      <w:lvlJc w:val="left"/>
      <w:pPr>
        <w:tabs>
          <w:tab w:val="num" w:pos="6978"/>
        </w:tabs>
        <w:ind w:left="6695" w:hanging="11"/>
      </w:pPr>
      <w:rPr>
        <w:rFonts w:hAnsi="Arial Unicode MS"/>
        <w:b/>
        <w:bCs/>
        <w:caps w:val="0"/>
        <w:smallCaps w:val="0"/>
        <w:strike w:val="0"/>
        <w:dstrike w:val="0"/>
        <w:outline w:val="0"/>
        <w:emboss w:val="0"/>
        <w:imprint w:val="0"/>
        <w:spacing w:val="0"/>
        <w:w w:val="100"/>
        <w:kern w:val="0"/>
        <w:position w:val="0"/>
        <w:highlight w:val="none"/>
        <w:vertAlign w:val="baseline"/>
      </w:rPr>
    </w:lvl>
  </w:abstractNum>
  <w:num w:numId="1">
    <w:abstractNumId w:val="2"/>
  </w:num>
  <w:num w:numId="2">
    <w:abstractNumId w:val="2"/>
    <w:lvlOverride w:ilvl="0">
      <w:startOverride w:val="2"/>
    </w:lvlOverride>
  </w:num>
  <w:num w:numId="3">
    <w:abstractNumId w:val="2"/>
    <w:lvlOverride w:ilvl="0">
      <w:startOverride w:val="3"/>
    </w:lvlOverride>
  </w:num>
  <w:num w:numId="4">
    <w:abstractNumId w:val="2"/>
    <w:lvlOverride w:ilvl="0">
      <w:startOverride w:val="4"/>
    </w:lvlOverride>
  </w:num>
  <w:num w:numId="5">
    <w:abstractNumId w:val="2"/>
    <w:lvlOverride w:ilvl="0">
      <w:startOverride w:val="1"/>
    </w:lvlOverride>
  </w:num>
  <w:num w:numId="6">
    <w:abstractNumId w:val="2"/>
    <w:lvlOverride w:ilvl="0">
      <w:startOverride w:val="2"/>
    </w:lvlOverride>
  </w:num>
  <w:num w:numId="7">
    <w:abstractNumId w:val="2"/>
    <w:lvlOverride w:ilvl="0">
      <w:startOverride w:val="3"/>
    </w:lvlOverride>
  </w:num>
  <w:num w:numId="8">
    <w:abstractNumId w:val="1"/>
  </w:num>
  <w:num w:numId="9">
    <w:abstractNumId w:val="0"/>
  </w:num>
  <w:num w:numId="10">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8114A2"/>
    <w:rsid w:val="000037C6"/>
    <w:rsid w:val="001604DF"/>
    <w:rsid w:val="00310884"/>
    <w:rsid w:val="00333F4E"/>
    <w:rsid w:val="00341DE3"/>
    <w:rsid w:val="004539BC"/>
    <w:rsid w:val="00483CAD"/>
    <w:rsid w:val="004F463E"/>
    <w:rsid w:val="004F7743"/>
    <w:rsid w:val="005038A7"/>
    <w:rsid w:val="005A4CD1"/>
    <w:rsid w:val="006176FD"/>
    <w:rsid w:val="00624DC3"/>
    <w:rsid w:val="00664F49"/>
    <w:rsid w:val="006C6049"/>
    <w:rsid w:val="006E56A0"/>
    <w:rsid w:val="006F12EC"/>
    <w:rsid w:val="00733F20"/>
    <w:rsid w:val="00744630"/>
    <w:rsid w:val="007B55F4"/>
    <w:rsid w:val="008114A2"/>
    <w:rsid w:val="00817E63"/>
    <w:rsid w:val="008825C8"/>
    <w:rsid w:val="009B0098"/>
    <w:rsid w:val="009D3E29"/>
    <w:rsid w:val="00AC2E76"/>
    <w:rsid w:val="00B767FF"/>
    <w:rsid w:val="00CF39F5"/>
    <w:rsid w:val="00DC1C48"/>
    <w:rsid w:val="00DE7DFD"/>
    <w:rsid w:val="00E75264"/>
    <w:rsid w:val="00E87C0E"/>
    <w:rsid w:val="00EA196E"/>
    <w:rsid w:val="00FC0A32"/>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fr-FR" w:eastAsia="ja-JP"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Titre2">
    <w:name w:val="heading 2"/>
    <w:next w:val="Corps"/>
    <w:pPr>
      <w:keepNext/>
      <w:outlineLvl w:val="1"/>
    </w:pPr>
    <w:rPr>
      <w:rFonts w:ascii="Helvetica Neue" w:hAnsi="Helvetica Neue" w:cs="Arial Unicode MS"/>
      <w:b/>
      <w:bCs/>
      <w:color w:val="000000"/>
      <w:sz w:val="32"/>
      <w:szCs w:val="32"/>
      <w14:textOutline w14:w="0" w14:cap="flat" w14:cmpd="sng" w14:algn="ctr">
        <w14:noFill/>
        <w14:prstDash w14:val="solid"/>
        <w14:bevel/>
      </w14:textOutline>
    </w:rPr>
  </w:style>
  <w:style w:type="paragraph" w:styleId="Titre3">
    <w:name w:val="heading 3"/>
    <w:next w:val="Corps"/>
    <w:pPr>
      <w:keepNext/>
      <w:pBdr>
        <w:top w:val="single" w:sz="4" w:space="0" w:color="515151"/>
      </w:pBdr>
      <w:spacing w:before="360" w:after="40" w:line="288" w:lineRule="auto"/>
      <w:outlineLvl w:val="2"/>
    </w:pPr>
    <w:rPr>
      <w:rFonts w:ascii="Helvetica Neue" w:hAnsi="Helvetica Neue" w:cs="Arial Unicode MS"/>
      <w:color w:val="000000"/>
      <w:spacing w:val="5"/>
      <w:sz w:val="28"/>
      <w:szCs w:val="28"/>
      <w14:textOutline w14:w="0" w14:cap="flat" w14:cmpd="sng" w14:algn="ctr">
        <w14:noFill/>
        <w14:prstDash w14:val="solid"/>
        <w14:bevel/>
      </w14:textOutli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tte">
    <w:name w:val="head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Sous-titre">
    <w:name w:val="Subtitle"/>
    <w:next w:val="Corps"/>
    <w:pPr>
      <w:keepNext/>
    </w:pPr>
    <w:rPr>
      <w:rFonts w:ascii="Helvetica Neue" w:hAnsi="Helvetica Neue" w:cs="Arial Unicode MS"/>
      <w:color w:val="000000"/>
      <w:sz w:val="40"/>
      <w:szCs w:val="40"/>
      <w14:textOutline w14:w="0" w14:cap="flat" w14:cmpd="sng" w14:algn="ctr">
        <w14:noFill/>
        <w14:prstDash w14:val="solid"/>
        <w14:bevel/>
      </w14:textOutline>
    </w:rPr>
  </w:style>
  <w:style w:type="paragraph" w:customStyle="1" w:styleId="Corps">
    <w:name w:val="Corps"/>
    <w:pPr>
      <w:spacing w:after="200" w:line="276" w:lineRule="auto"/>
      <w:ind w:firstLine="708"/>
      <w:jc w:val="both"/>
    </w:pPr>
    <w:rPr>
      <w:rFonts w:ascii="Calibri" w:hAnsi="Calibri" w:cs="Arial Unicode MS"/>
      <w:color w:val="000000"/>
      <w:sz w:val="22"/>
      <w:szCs w:val="22"/>
      <w:u w:color="000000"/>
      <w14:textOutline w14:w="0" w14:cap="flat" w14:cmpd="sng" w14:algn="ctr">
        <w14:noFill/>
        <w14:prstDash w14:val="solid"/>
        <w14:bevel/>
      </w14:textOutline>
    </w:rPr>
  </w:style>
  <w:style w:type="character" w:customStyle="1" w:styleId="Aucun">
    <w:name w:val="Aucun"/>
    <w:rPr>
      <w:lang w:val="fr-FR"/>
    </w:rPr>
  </w:style>
  <w:style w:type="paragraph" w:styleId="Titre">
    <w:name w:val="Title"/>
    <w:next w:val="Corps"/>
    <w:pPr>
      <w:pBdr>
        <w:bottom w:val="single" w:sz="8" w:space="0" w:color="4F81BD"/>
      </w:pBdr>
      <w:spacing w:after="300"/>
      <w:outlineLvl w:val="0"/>
    </w:pPr>
    <w:rPr>
      <w:rFonts w:ascii="Cambria" w:hAnsi="Cambria" w:cs="Arial Unicode MS"/>
      <w:color w:val="17365D"/>
      <w:spacing w:val="5"/>
      <w:kern w:val="28"/>
      <w:sz w:val="52"/>
      <w:szCs w:val="52"/>
      <w:u w:color="17365D"/>
      <w14:textOutline w14:w="0" w14:cap="flat" w14:cmpd="sng" w14:algn="ctr">
        <w14:noFill/>
        <w14:prstDash w14:val="solid"/>
        <w14:bevel/>
      </w14:textOutline>
    </w:rPr>
  </w:style>
  <w:style w:type="paragraph" w:customStyle="1" w:styleId="TOC1parent">
    <w:name w:val="TOC 1 parent"/>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M1">
    <w:name w:val="toc 1"/>
    <w:basedOn w:val="TOC1parent"/>
    <w:next w:val="TOC1parent"/>
    <w:pPr>
      <w:tabs>
        <w:tab w:val="clear" w:pos="9638"/>
        <w:tab w:val="right" w:leader="dot" w:pos="9066"/>
      </w:tabs>
      <w:spacing w:line="288" w:lineRule="auto"/>
      <w:jc w:val="right"/>
    </w:pPr>
    <w:rPr>
      <w:b/>
      <w:bCs/>
      <w:color w:val="3F6797"/>
      <w:sz w:val="34"/>
      <w:szCs w:val="34"/>
    </w:rPr>
  </w:style>
  <w:style w:type="paragraph" w:customStyle="1" w:styleId="TOC2parent">
    <w:name w:val="TOC 2 parent"/>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M2">
    <w:name w:val="toc 2"/>
    <w:basedOn w:val="TOC2parent"/>
    <w:next w:val="TOC2parent"/>
    <w:pPr>
      <w:tabs>
        <w:tab w:val="clear" w:pos="9638"/>
        <w:tab w:val="right" w:leader="dot" w:pos="9066"/>
      </w:tabs>
      <w:spacing w:line="288" w:lineRule="auto"/>
      <w:ind w:firstLine="283"/>
    </w:pPr>
    <w:rPr>
      <w:b/>
      <w:bCs/>
    </w:rPr>
  </w:style>
  <w:style w:type="paragraph" w:customStyle="1" w:styleId="TOC3parent">
    <w:name w:val="TOC 3 parent"/>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M3">
    <w:name w:val="toc 3"/>
    <w:basedOn w:val="TOC3parent"/>
    <w:next w:val="TOC3parent"/>
    <w:pPr>
      <w:tabs>
        <w:tab w:val="clear" w:pos="9638"/>
        <w:tab w:val="right" w:leader="dot" w:pos="8504"/>
      </w:tabs>
      <w:spacing w:line="288" w:lineRule="auto"/>
      <w:jc w:val="right"/>
    </w:pPr>
  </w:style>
  <w:style w:type="numbering" w:customStyle="1" w:styleId="Nombres">
    <w:name w:val="Nombres"/>
    <w:pPr>
      <w:numPr>
        <w:numId w:val="8"/>
      </w:numPr>
    </w:pPr>
  </w:style>
  <w:style w:type="character" w:customStyle="1" w:styleId="Hyperlink0">
    <w:name w:val="Hyperlink.0"/>
    <w:basedOn w:val="Lienhypertexte"/>
    <w:rPr>
      <w:outline w:val="0"/>
      <w:color w:val="0000FF"/>
      <w:u w:val="single" w:color="0000FF"/>
    </w:rPr>
  </w:style>
  <w:style w:type="paragraph" w:customStyle="1" w:styleId="Styledetableau2">
    <w:name w:val="Style de tableau 2"/>
    <w:rPr>
      <w:rFonts w:ascii="Helvetica Neue" w:eastAsia="Helvetica Neue" w:hAnsi="Helvetica Neue" w:cs="Helvetica Neue"/>
      <w:color w:val="000000"/>
      <w14:textOutline w14:w="0" w14:cap="flat" w14:cmpd="sng" w14:algn="ctr">
        <w14:noFill/>
        <w14:prstDash w14:val="solid"/>
        <w14:bevel/>
      </w14:textOutline>
    </w:rPr>
  </w:style>
  <w:style w:type="character" w:styleId="Marquedecommentaire">
    <w:name w:val="annotation reference"/>
    <w:basedOn w:val="Policepardfaut"/>
    <w:uiPriority w:val="99"/>
    <w:semiHidden/>
    <w:unhideWhenUsed/>
    <w:rsid w:val="00FC0A32"/>
    <w:rPr>
      <w:sz w:val="16"/>
      <w:szCs w:val="16"/>
    </w:rPr>
  </w:style>
  <w:style w:type="paragraph" w:styleId="Commentaire">
    <w:name w:val="annotation text"/>
    <w:basedOn w:val="Normal"/>
    <w:link w:val="CommentaireCar"/>
    <w:uiPriority w:val="99"/>
    <w:semiHidden/>
    <w:unhideWhenUsed/>
    <w:rsid w:val="00FC0A32"/>
    <w:rPr>
      <w:sz w:val="20"/>
      <w:szCs w:val="20"/>
    </w:rPr>
  </w:style>
  <w:style w:type="character" w:customStyle="1" w:styleId="CommentaireCar">
    <w:name w:val="Commentaire Car"/>
    <w:basedOn w:val="Policepardfaut"/>
    <w:link w:val="Commentaire"/>
    <w:uiPriority w:val="99"/>
    <w:semiHidden/>
    <w:rsid w:val="00FC0A32"/>
    <w:rPr>
      <w:lang w:val="en-US" w:eastAsia="en-US"/>
    </w:rPr>
  </w:style>
  <w:style w:type="paragraph" w:styleId="Objetducommentaire">
    <w:name w:val="annotation subject"/>
    <w:basedOn w:val="Commentaire"/>
    <w:next w:val="Commentaire"/>
    <w:link w:val="ObjetducommentaireCar"/>
    <w:uiPriority w:val="99"/>
    <w:semiHidden/>
    <w:unhideWhenUsed/>
    <w:rsid w:val="00FC0A32"/>
    <w:rPr>
      <w:b/>
      <w:bCs/>
    </w:rPr>
  </w:style>
  <w:style w:type="character" w:customStyle="1" w:styleId="ObjetducommentaireCar">
    <w:name w:val="Objet du commentaire Car"/>
    <w:basedOn w:val="CommentaireCar"/>
    <w:link w:val="Objetducommentaire"/>
    <w:uiPriority w:val="99"/>
    <w:semiHidden/>
    <w:rsid w:val="00FC0A32"/>
    <w:rPr>
      <w:b/>
      <w:bCs/>
      <w:lang w:val="en-US" w:eastAsia="en-US"/>
    </w:rPr>
  </w:style>
  <w:style w:type="paragraph" w:styleId="Textedebulles">
    <w:name w:val="Balloon Text"/>
    <w:basedOn w:val="Normal"/>
    <w:link w:val="TextedebullesCar"/>
    <w:uiPriority w:val="99"/>
    <w:semiHidden/>
    <w:unhideWhenUsed/>
    <w:rsid w:val="00FC0A32"/>
    <w:rPr>
      <w:rFonts w:ascii="Tahoma" w:hAnsi="Tahoma" w:cs="Tahoma"/>
      <w:sz w:val="16"/>
      <w:szCs w:val="16"/>
    </w:rPr>
  </w:style>
  <w:style w:type="character" w:customStyle="1" w:styleId="TextedebullesCar">
    <w:name w:val="Texte de bulles Car"/>
    <w:basedOn w:val="Policepardfaut"/>
    <w:link w:val="Textedebulles"/>
    <w:uiPriority w:val="99"/>
    <w:semiHidden/>
    <w:rsid w:val="00FC0A32"/>
    <w:rPr>
      <w:rFonts w:ascii="Tahoma" w:hAnsi="Tahoma" w:cs="Tahoma"/>
      <w:sz w:val="16"/>
      <w:szCs w:val="16"/>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fr-FR" w:eastAsia="ja-JP"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Titre2">
    <w:name w:val="heading 2"/>
    <w:next w:val="Corps"/>
    <w:pPr>
      <w:keepNext/>
      <w:outlineLvl w:val="1"/>
    </w:pPr>
    <w:rPr>
      <w:rFonts w:ascii="Helvetica Neue" w:hAnsi="Helvetica Neue" w:cs="Arial Unicode MS"/>
      <w:b/>
      <w:bCs/>
      <w:color w:val="000000"/>
      <w:sz w:val="32"/>
      <w:szCs w:val="32"/>
      <w14:textOutline w14:w="0" w14:cap="flat" w14:cmpd="sng" w14:algn="ctr">
        <w14:noFill/>
        <w14:prstDash w14:val="solid"/>
        <w14:bevel/>
      </w14:textOutline>
    </w:rPr>
  </w:style>
  <w:style w:type="paragraph" w:styleId="Titre3">
    <w:name w:val="heading 3"/>
    <w:next w:val="Corps"/>
    <w:pPr>
      <w:keepNext/>
      <w:pBdr>
        <w:top w:val="single" w:sz="4" w:space="0" w:color="515151"/>
      </w:pBdr>
      <w:spacing w:before="360" w:after="40" w:line="288" w:lineRule="auto"/>
      <w:outlineLvl w:val="2"/>
    </w:pPr>
    <w:rPr>
      <w:rFonts w:ascii="Helvetica Neue" w:hAnsi="Helvetica Neue" w:cs="Arial Unicode MS"/>
      <w:color w:val="000000"/>
      <w:spacing w:val="5"/>
      <w:sz w:val="28"/>
      <w:szCs w:val="28"/>
      <w14:textOutline w14:w="0" w14:cap="flat" w14:cmpd="sng" w14:algn="ctr">
        <w14:noFill/>
        <w14:prstDash w14:val="solid"/>
        <w14:bevel/>
      </w14:textOutli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tte">
    <w:name w:val="head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Sous-titre">
    <w:name w:val="Subtitle"/>
    <w:next w:val="Corps"/>
    <w:pPr>
      <w:keepNext/>
    </w:pPr>
    <w:rPr>
      <w:rFonts w:ascii="Helvetica Neue" w:hAnsi="Helvetica Neue" w:cs="Arial Unicode MS"/>
      <w:color w:val="000000"/>
      <w:sz w:val="40"/>
      <w:szCs w:val="40"/>
      <w14:textOutline w14:w="0" w14:cap="flat" w14:cmpd="sng" w14:algn="ctr">
        <w14:noFill/>
        <w14:prstDash w14:val="solid"/>
        <w14:bevel/>
      </w14:textOutline>
    </w:rPr>
  </w:style>
  <w:style w:type="paragraph" w:customStyle="1" w:styleId="Corps">
    <w:name w:val="Corps"/>
    <w:pPr>
      <w:spacing w:after="200" w:line="276" w:lineRule="auto"/>
      <w:ind w:firstLine="708"/>
      <w:jc w:val="both"/>
    </w:pPr>
    <w:rPr>
      <w:rFonts w:ascii="Calibri" w:hAnsi="Calibri" w:cs="Arial Unicode MS"/>
      <w:color w:val="000000"/>
      <w:sz w:val="22"/>
      <w:szCs w:val="22"/>
      <w:u w:color="000000"/>
      <w14:textOutline w14:w="0" w14:cap="flat" w14:cmpd="sng" w14:algn="ctr">
        <w14:noFill/>
        <w14:prstDash w14:val="solid"/>
        <w14:bevel/>
      </w14:textOutline>
    </w:rPr>
  </w:style>
  <w:style w:type="character" w:customStyle="1" w:styleId="Aucun">
    <w:name w:val="Aucun"/>
    <w:rPr>
      <w:lang w:val="fr-FR"/>
    </w:rPr>
  </w:style>
  <w:style w:type="paragraph" w:styleId="Titre">
    <w:name w:val="Title"/>
    <w:next w:val="Corps"/>
    <w:pPr>
      <w:pBdr>
        <w:bottom w:val="single" w:sz="8" w:space="0" w:color="4F81BD"/>
      </w:pBdr>
      <w:spacing w:after="300"/>
      <w:outlineLvl w:val="0"/>
    </w:pPr>
    <w:rPr>
      <w:rFonts w:ascii="Cambria" w:hAnsi="Cambria" w:cs="Arial Unicode MS"/>
      <w:color w:val="17365D"/>
      <w:spacing w:val="5"/>
      <w:kern w:val="28"/>
      <w:sz w:val="52"/>
      <w:szCs w:val="52"/>
      <w:u w:color="17365D"/>
      <w14:textOutline w14:w="0" w14:cap="flat" w14:cmpd="sng" w14:algn="ctr">
        <w14:noFill/>
        <w14:prstDash w14:val="solid"/>
        <w14:bevel/>
      </w14:textOutline>
    </w:rPr>
  </w:style>
  <w:style w:type="paragraph" w:customStyle="1" w:styleId="TOC1parent">
    <w:name w:val="TOC 1 parent"/>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M1">
    <w:name w:val="toc 1"/>
    <w:basedOn w:val="TOC1parent"/>
    <w:next w:val="TOC1parent"/>
    <w:pPr>
      <w:tabs>
        <w:tab w:val="clear" w:pos="9638"/>
        <w:tab w:val="right" w:leader="dot" w:pos="9066"/>
      </w:tabs>
      <w:spacing w:line="288" w:lineRule="auto"/>
      <w:jc w:val="right"/>
    </w:pPr>
    <w:rPr>
      <w:b/>
      <w:bCs/>
      <w:color w:val="3F6797"/>
      <w:sz w:val="34"/>
      <w:szCs w:val="34"/>
    </w:rPr>
  </w:style>
  <w:style w:type="paragraph" w:customStyle="1" w:styleId="TOC2parent">
    <w:name w:val="TOC 2 parent"/>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M2">
    <w:name w:val="toc 2"/>
    <w:basedOn w:val="TOC2parent"/>
    <w:next w:val="TOC2parent"/>
    <w:pPr>
      <w:tabs>
        <w:tab w:val="clear" w:pos="9638"/>
        <w:tab w:val="right" w:leader="dot" w:pos="9066"/>
      </w:tabs>
      <w:spacing w:line="288" w:lineRule="auto"/>
      <w:ind w:firstLine="283"/>
    </w:pPr>
    <w:rPr>
      <w:b/>
      <w:bCs/>
    </w:rPr>
  </w:style>
  <w:style w:type="paragraph" w:customStyle="1" w:styleId="TOC3parent">
    <w:name w:val="TOC 3 parent"/>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M3">
    <w:name w:val="toc 3"/>
    <w:basedOn w:val="TOC3parent"/>
    <w:next w:val="TOC3parent"/>
    <w:pPr>
      <w:tabs>
        <w:tab w:val="clear" w:pos="9638"/>
        <w:tab w:val="right" w:leader="dot" w:pos="8504"/>
      </w:tabs>
      <w:spacing w:line="288" w:lineRule="auto"/>
      <w:jc w:val="right"/>
    </w:pPr>
  </w:style>
  <w:style w:type="numbering" w:customStyle="1" w:styleId="Nombres">
    <w:name w:val="Nombres"/>
    <w:pPr>
      <w:numPr>
        <w:numId w:val="8"/>
      </w:numPr>
    </w:pPr>
  </w:style>
  <w:style w:type="character" w:customStyle="1" w:styleId="Hyperlink0">
    <w:name w:val="Hyperlink.0"/>
    <w:basedOn w:val="Lienhypertexte"/>
    <w:rPr>
      <w:outline w:val="0"/>
      <w:color w:val="0000FF"/>
      <w:u w:val="single" w:color="0000FF"/>
    </w:rPr>
  </w:style>
  <w:style w:type="paragraph" w:customStyle="1" w:styleId="Styledetableau2">
    <w:name w:val="Style de tableau 2"/>
    <w:rPr>
      <w:rFonts w:ascii="Helvetica Neue" w:eastAsia="Helvetica Neue" w:hAnsi="Helvetica Neue" w:cs="Helvetica Neue"/>
      <w:color w:val="000000"/>
      <w14:textOutline w14:w="0" w14:cap="flat" w14:cmpd="sng" w14:algn="ctr">
        <w14:noFill/>
        <w14:prstDash w14:val="solid"/>
        <w14:bevel/>
      </w14:textOutline>
    </w:rPr>
  </w:style>
  <w:style w:type="character" w:styleId="Marquedecommentaire">
    <w:name w:val="annotation reference"/>
    <w:basedOn w:val="Policepardfaut"/>
    <w:uiPriority w:val="99"/>
    <w:semiHidden/>
    <w:unhideWhenUsed/>
    <w:rsid w:val="00FC0A32"/>
    <w:rPr>
      <w:sz w:val="16"/>
      <w:szCs w:val="16"/>
    </w:rPr>
  </w:style>
  <w:style w:type="paragraph" w:styleId="Commentaire">
    <w:name w:val="annotation text"/>
    <w:basedOn w:val="Normal"/>
    <w:link w:val="CommentaireCar"/>
    <w:uiPriority w:val="99"/>
    <w:semiHidden/>
    <w:unhideWhenUsed/>
    <w:rsid w:val="00FC0A32"/>
    <w:rPr>
      <w:sz w:val="20"/>
      <w:szCs w:val="20"/>
    </w:rPr>
  </w:style>
  <w:style w:type="character" w:customStyle="1" w:styleId="CommentaireCar">
    <w:name w:val="Commentaire Car"/>
    <w:basedOn w:val="Policepardfaut"/>
    <w:link w:val="Commentaire"/>
    <w:uiPriority w:val="99"/>
    <w:semiHidden/>
    <w:rsid w:val="00FC0A32"/>
    <w:rPr>
      <w:lang w:val="en-US" w:eastAsia="en-US"/>
    </w:rPr>
  </w:style>
  <w:style w:type="paragraph" w:styleId="Objetducommentaire">
    <w:name w:val="annotation subject"/>
    <w:basedOn w:val="Commentaire"/>
    <w:next w:val="Commentaire"/>
    <w:link w:val="ObjetducommentaireCar"/>
    <w:uiPriority w:val="99"/>
    <w:semiHidden/>
    <w:unhideWhenUsed/>
    <w:rsid w:val="00FC0A32"/>
    <w:rPr>
      <w:b/>
      <w:bCs/>
    </w:rPr>
  </w:style>
  <w:style w:type="character" w:customStyle="1" w:styleId="ObjetducommentaireCar">
    <w:name w:val="Objet du commentaire Car"/>
    <w:basedOn w:val="CommentaireCar"/>
    <w:link w:val="Objetducommentaire"/>
    <w:uiPriority w:val="99"/>
    <w:semiHidden/>
    <w:rsid w:val="00FC0A32"/>
    <w:rPr>
      <w:b/>
      <w:bCs/>
      <w:lang w:val="en-US" w:eastAsia="en-US"/>
    </w:rPr>
  </w:style>
  <w:style w:type="paragraph" w:styleId="Textedebulles">
    <w:name w:val="Balloon Text"/>
    <w:basedOn w:val="Normal"/>
    <w:link w:val="TextedebullesCar"/>
    <w:uiPriority w:val="99"/>
    <w:semiHidden/>
    <w:unhideWhenUsed/>
    <w:rsid w:val="00FC0A32"/>
    <w:rPr>
      <w:rFonts w:ascii="Tahoma" w:hAnsi="Tahoma" w:cs="Tahoma"/>
      <w:sz w:val="16"/>
      <w:szCs w:val="16"/>
    </w:rPr>
  </w:style>
  <w:style w:type="character" w:customStyle="1" w:styleId="TextedebullesCar">
    <w:name w:val="Texte de bulles Car"/>
    <w:basedOn w:val="Policepardfaut"/>
    <w:link w:val="Textedebulles"/>
    <w:uiPriority w:val="99"/>
    <w:semiHidden/>
    <w:rsid w:val="00FC0A32"/>
    <w:rPr>
      <w:rFonts w:ascii="Tahoma"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image" Target="media/image4.png"/><Relationship Id="rId18" Type="http://schemas.openxmlformats.org/officeDocument/2006/relationships/image" Target="media/image9.tif"/><Relationship Id="rId26"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les-calories.fr/"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Thème 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Thème Office">
      <a:majorFont>
        <a:latin typeface="Helvetica Neue"/>
        <a:ea typeface="Helvetica Neue"/>
        <a:cs typeface="Helvetica Neue"/>
      </a:majorFont>
      <a:minorFont>
        <a:latin typeface="Helvetica Neue"/>
        <a:ea typeface="Helvetica Neue"/>
        <a:cs typeface="Helvetica Neue"/>
      </a:minorFont>
    </a:fontScheme>
    <a:fmtScheme name="Thèm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334</TotalTime>
  <Pages>28</Pages>
  <Words>8557</Words>
  <Characters>47066</Characters>
  <Application>Microsoft Office Word</Application>
  <DocSecurity>0</DocSecurity>
  <Lines>392</Lines>
  <Paragraphs>111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55512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Solveig Poder</dc:creator>
  <cp:lastModifiedBy>Solveig Poder</cp:lastModifiedBy>
  <cp:revision>13</cp:revision>
  <dcterms:created xsi:type="dcterms:W3CDTF">2021-05-14T09:42:00Z</dcterms:created>
  <dcterms:modified xsi:type="dcterms:W3CDTF">2021-05-14T22:05:00Z</dcterms:modified>
</cp:coreProperties>
</file>